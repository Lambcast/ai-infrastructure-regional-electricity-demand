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8A26" w14:textId="59C4EAEF" w:rsidR="003E4FA5" w:rsidRPr="004B660F" w:rsidRDefault="004C0C2D" w:rsidP="008A1280">
      <w:pPr>
        <w:shd w:val="clear" w:color="auto" w:fill="FFFFFF"/>
        <w:spacing w:line="240" w:lineRule="auto"/>
        <w:rPr>
          <w:rFonts w:ascii="Times New Roman" w:hAnsi="Times New Roman" w:cs="Times New Roman"/>
          <w:color w:val="000000" w:themeColor="text1"/>
          <w:sz w:val="24"/>
          <w:szCs w:val="24"/>
        </w:rPr>
      </w:pPr>
      <w:bookmarkStart w:id="0" w:name="OLE_LINK4"/>
      <w:r w:rsidRPr="004B660F">
        <w:rPr>
          <w:rFonts w:ascii="Times New Roman" w:hAnsi="Times New Roman" w:cs="Times New Roman"/>
          <w:color w:val="000000" w:themeColor="text1"/>
          <w:sz w:val="24"/>
          <w:szCs w:val="24"/>
        </w:rPr>
        <w:t xml:space="preserve">This document </w:t>
      </w:r>
      <w:r w:rsidR="00864EBA" w:rsidRPr="004B660F">
        <w:rPr>
          <w:rFonts w:ascii="Times New Roman" w:hAnsi="Times New Roman" w:cs="Times New Roman"/>
          <w:color w:val="000000" w:themeColor="text1"/>
          <w:sz w:val="24"/>
          <w:szCs w:val="24"/>
        </w:rPr>
        <w:t>describes the PJM interconnection queue data. The base data set is</w:t>
      </w:r>
      <w:r w:rsidR="00C76AE2" w:rsidRPr="004B660F">
        <w:rPr>
          <w:rFonts w:ascii="Times New Roman" w:hAnsi="Times New Roman" w:cs="Times New Roman"/>
          <w:color w:val="000000" w:themeColor="text1"/>
          <w:sz w:val="24"/>
          <w:szCs w:val="24"/>
        </w:rPr>
        <w:t xml:space="preserve"> </w:t>
      </w:r>
      <w:r w:rsidR="00EE548F" w:rsidRPr="004B660F">
        <w:rPr>
          <w:rFonts w:ascii="Times New Roman" w:hAnsi="Times New Roman" w:cs="Times New Roman"/>
          <w:color w:val="0070C0"/>
          <w:sz w:val="24"/>
          <w:szCs w:val="24"/>
        </w:rPr>
        <w:t>pjm</w:t>
      </w:r>
      <w:r w:rsidR="00864EBA" w:rsidRPr="004B660F">
        <w:rPr>
          <w:rFonts w:ascii="Times New Roman" w:hAnsi="Times New Roman" w:cs="Times New Roman"/>
          <w:color w:val="0070C0"/>
          <w:sz w:val="24"/>
          <w:szCs w:val="24"/>
        </w:rPr>
        <w:t>_</w:t>
      </w:r>
      <w:r w:rsidR="00EE548F" w:rsidRPr="004B660F">
        <w:rPr>
          <w:rFonts w:ascii="Times New Roman" w:hAnsi="Times New Roman" w:cs="Times New Roman"/>
          <w:color w:val="0070C0"/>
          <w:sz w:val="24"/>
          <w:szCs w:val="24"/>
        </w:rPr>
        <w:t>m</w:t>
      </w:r>
      <w:r w:rsidR="00864EBA" w:rsidRPr="004B660F">
        <w:rPr>
          <w:rFonts w:ascii="Times New Roman" w:hAnsi="Times New Roman" w:cs="Times New Roman"/>
          <w:color w:val="0070C0"/>
          <w:sz w:val="24"/>
          <w:szCs w:val="24"/>
        </w:rPr>
        <w:t>ain</w:t>
      </w:r>
      <w:r w:rsidR="00EE548F" w:rsidRPr="004B660F">
        <w:rPr>
          <w:rFonts w:ascii="Times New Roman" w:hAnsi="Times New Roman" w:cs="Times New Roman"/>
          <w:color w:val="0070C0"/>
          <w:sz w:val="24"/>
          <w:szCs w:val="24"/>
        </w:rPr>
        <w:t>_d</w:t>
      </w:r>
      <w:r w:rsidR="00864EBA" w:rsidRPr="004B660F">
        <w:rPr>
          <w:rFonts w:ascii="Times New Roman" w:hAnsi="Times New Roman" w:cs="Times New Roman"/>
          <w:color w:val="0070C0"/>
          <w:sz w:val="24"/>
          <w:szCs w:val="24"/>
        </w:rPr>
        <w:t>ata_for_public.csv</w:t>
      </w:r>
      <w:r w:rsidR="00864EBA" w:rsidRPr="004B660F">
        <w:rPr>
          <w:rFonts w:ascii="Times New Roman" w:hAnsi="Times New Roman" w:cs="Times New Roman"/>
          <w:color w:val="000000" w:themeColor="text1"/>
          <w:sz w:val="24"/>
          <w:szCs w:val="24"/>
        </w:rPr>
        <w:t xml:space="preserve">.  This </w:t>
      </w:r>
      <w:r w:rsidR="003E4FA5" w:rsidRPr="004B660F">
        <w:rPr>
          <w:rFonts w:ascii="Times New Roman" w:hAnsi="Times New Roman" w:cs="Times New Roman"/>
          <w:color w:val="000000" w:themeColor="text1"/>
          <w:sz w:val="24"/>
          <w:szCs w:val="24"/>
        </w:rPr>
        <w:t xml:space="preserve">base </w:t>
      </w:r>
      <w:r w:rsidR="00864EBA" w:rsidRPr="004B660F">
        <w:rPr>
          <w:rFonts w:ascii="Times New Roman" w:hAnsi="Times New Roman" w:cs="Times New Roman"/>
          <w:color w:val="000000" w:themeColor="text1"/>
          <w:sz w:val="24"/>
          <w:szCs w:val="24"/>
        </w:rPr>
        <w:t xml:space="preserve">data set contains two types of variables. The first type are variables collected directly from the engineering studies. </w:t>
      </w:r>
      <w:r w:rsidR="003E4FA5" w:rsidRPr="004B660F">
        <w:rPr>
          <w:rFonts w:ascii="Times New Roman" w:hAnsi="Times New Roman" w:cs="Times New Roman"/>
          <w:color w:val="000000" w:themeColor="text1"/>
          <w:sz w:val="24"/>
          <w:szCs w:val="24"/>
        </w:rPr>
        <w:t xml:space="preserve"> </w:t>
      </w:r>
      <w:r w:rsidR="00864EBA" w:rsidRPr="004B660F">
        <w:rPr>
          <w:rFonts w:ascii="Times New Roman" w:hAnsi="Times New Roman" w:cs="Times New Roman"/>
          <w:color w:val="000000" w:themeColor="text1"/>
          <w:sz w:val="24"/>
          <w:szCs w:val="24"/>
        </w:rPr>
        <w:t xml:space="preserve">The second type are geographic variables that other researchers would not be able to reconstruct themselves, variables based on the geographic coordinates of PJM interconnection requests and substations. </w:t>
      </w:r>
    </w:p>
    <w:p w14:paraId="1558F4DF" w14:textId="77777777" w:rsidR="003E4FA5" w:rsidRPr="004B660F" w:rsidRDefault="003E4FA5" w:rsidP="008A1280">
      <w:pPr>
        <w:shd w:val="clear" w:color="auto" w:fill="FFFFFF"/>
        <w:spacing w:line="240" w:lineRule="auto"/>
        <w:rPr>
          <w:rFonts w:ascii="Times New Roman" w:hAnsi="Times New Roman" w:cs="Times New Roman"/>
          <w:color w:val="000000" w:themeColor="text1"/>
          <w:sz w:val="24"/>
          <w:szCs w:val="24"/>
        </w:rPr>
      </w:pPr>
    </w:p>
    <w:p w14:paraId="20586A57" w14:textId="50E1218D" w:rsidR="00864EBA" w:rsidRPr="004B660F" w:rsidRDefault="00864EBA" w:rsidP="008A1280">
      <w:pPr>
        <w:shd w:val="clear" w:color="auto" w:fill="FFFFFF"/>
        <w:spacing w:line="240" w:lineRule="auto"/>
        <w:rPr>
          <w:rFonts w:ascii="Times New Roman" w:hAnsi="Times New Roman" w:cs="Times New Roman"/>
          <w:color w:val="000000" w:themeColor="text1"/>
          <w:sz w:val="24"/>
          <w:szCs w:val="24"/>
        </w:rPr>
      </w:pPr>
      <w:r w:rsidRPr="004B660F">
        <w:rPr>
          <w:rFonts w:ascii="Times New Roman" w:hAnsi="Times New Roman" w:cs="Times New Roman"/>
          <w:color w:val="000000" w:themeColor="text1"/>
          <w:sz w:val="24"/>
          <w:szCs w:val="24"/>
        </w:rPr>
        <w:t xml:space="preserve">The second data set is </w:t>
      </w:r>
      <w:r w:rsidR="00EE548F" w:rsidRPr="004B660F">
        <w:rPr>
          <w:rFonts w:ascii="Times New Roman" w:hAnsi="Times New Roman" w:cs="Times New Roman"/>
          <w:color w:val="0070C0"/>
          <w:sz w:val="24"/>
          <w:szCs w:val="24"/>
        </w:rPr>
        <w:t>pjm</w:t>
      </w:r>
      <w:r w:rsidRPr="004B660F">
        <w:rPr>
          <w:rFonts w:ascii="Times New Roman" w:hAnsi="Times New Roman" w:cs="Times New Roman"/>
          <w:color w:val="0070C0"/>
          <w:sz w:val="24"/>
          <w:szCs w:val="24"/>
        </w:rPr>
        <w:t>_</w:t>
      </w:r>
      <w:r w:rsidR="00EE548F" w:rsidRPr="004B660F">
        <w:rPr>
          <w:rFonts w:ascii="Times New Roman" w:hAnsi="Times New Roman" w:cs="Times New Roman"/>
          <w:color w:val="0070C0"/>
          <w:sz w:val="24"/>
          <w:szCs w:val="24"/>
        </w:rPr>
        <w:t>m</w:t>
      </w:r>
      <w:r w:rsidRPr="004B660F">
        <w:rPr>
          <w:rFonts w:ascii="Times New Roman" w:hAnsi="Times New Roman" w:cs="Times New Roman"/>
          <w:color w:val="0070C0"/>
          <w:sz w:val="24"/>
          <w:szCs w:val="24"/>
        </w:rPr>
        <w:t>ain</w:t>
      </w:r>
      <w:r w:rsidR="00EE548F" w:rsidRPr="004B660F">
        <w:rPr>
          <w:rFonts w:ascii="Times New Roman" w:hAnsi="Times New Roman" w:cs="Times New Roman"/>
          <w:color w:val="0070C0"/>
          <w:sz w:val="24"/>
          <w:szCs w:val="24"/>
        </w:rPr>
        <w:t>_d</w:t>
      </w:r>
      <w:r w:rsidRPr="004B660F">
        <w:rPr>
          <w:rFonts w:ascii="Times New Roman" w:hAnsi="Times New Roman" w:cs="Times New Roman"/>
          <w:color w:val="0070C0"/>
          <w:sz w:val="24"/>
          <w:szCs w:val="24"/>
        </w:rPr>
        <w:t>ata_for_public</w:t>
      </w:r>
      <w:r w:rsidR="00143149">
        <w:rPr>
          <w:rFonts w:ascii="Times New Roman" w:hAnsi="Times New Roman" w:cs="Times New Roman"/>
          <w:color w:val="0070C0"/>
          <w:sz w:val="24"/>
          <w:szCs w:val="24"/>
        </w:rPr>
        <w:t>_</w:t>
      </w:r>
      <w:r w:rsidRPr="004B660F">
        <w:rPr>
          <w:rFonts w:ascii="Times New Roman" w:hAnsi="Times New Roman" w:cs="Times New Roman"/>
          <w:color w:val="0070C0"/>
          <w:sz w:val="24"/>
          <w:szCs w:val="24"/>
        </w:rPr>
        <w:t>with_additional_vars.csv</w:t>
      </w:r>
      <w:r w:rsidRPr="004B660F">
        <w:rPr>
          <w:rFonts w:ascii="Times New Roman" w:hAnsi="Times New Roman" w:cs="Times New Roman"/>
          <w:color w:val="000000" w:themeColor="text1"/>
          <w:sz w:val="24"/>
          <w:szCs w:val="24"/>
        </w:rPr>
        <w:t xml:space="preserve">.  It is constructed by running </w:t>
      </w:r>
      <w:proofErr w:type="spellStart"/>
      <w:r w:rsidRPr="004B660F">
        <w:rPr>
          <w:rFonts w:ascii="Times New Roman" w:hAnsi="Times New Roman" w:cs="Times New Roman"/>
          <w:color w:val="0070C0"/>
          <w:sz w:val="24"/>
          <w:szCs w:val="24"/>
        </w:rPr>
        <w:t>code_pjm_for_public.Rmd</w:t>
      </w:r>
      <w:proofErr w:type="spellEnd"/>
      <w:r w:rsidRPr="004B660F">
        <w:rPr>
          <w:rFonts w:ascii="Times New Roman" w:hAnsi="Times New Roman" w:cs="Times New Roman"/>
          <w:color w:val="000000" w:themeColor="text1"/>
          <w:sz w:val="24"/>
          <w:szCs w:val="24"/>
        </w:rPr>
        <w:t xml:space="preserve"> on the base data set. </w:t>
      </w:r>
      <w:r w:rsidR="00557F59" w:rsidRPr="004B660F">
        <w:rPr>
          <w:rFonts w:ascii="Times New Roman" w:hAnsi="Times New Roman" w:cs="Times New Roman"/>
          <w:color w:val="000000" w:themeColor="text1"/>
          <w:sz w:val="24"/>
          <w:szCs w:val="24"/>
        </w:rPr>
        <w:t>This code</w:t>
      </w:r>
      <w:r w:rsidRPr="004B660F">
        <w:rPr>
          <w:rFonts w:ascii="Times New Roman" w:hAnsi="Times New Roman" w:cs="Times New Roman"/>
          <w:color w:val="000000" w:themeColor="text1"/>
          <w:sz w:val="24"/>
          <w:szCs w:val="24"/>
        </w:rPr>
        <w:t xml:space="preserve"> </w:t>
      </w:r>
      <w:r w:rsidR="003E4FA5" w:rsidRPr="004B660F">
        <w:rPr>
          <w:rFonts w:ascii="Times New Roman" w:hAnsi="Times New Roman" w:cs="Times New Roman"/>
          <w:color w:val="000000" w:themeColor="text1"/>
          <w:sz w:val="24"/>
          <w:szCs w:val="24"/>
        </w:rPr>
        <w:t xml:space="preserve">makes imputations most researchers will want to perform, and </w:t>
      </w:r>
      <w:r w:rsidR="00557F59" w:rsidRPr="004B660F">
        <w:rPr>
          <w:rFonts w:ascii="Times New Roman" w:hAnsi="Times New Roman" w:cs="Times New Roman"/>
          <w:color w:val="000000" w:themeColor="text1"/>
          <w:sz w:val="24"/>
          <w:szCs w:val="24"/>
        </w:rPr>
        <w:t>it</w:t>
      </w:r>
      <w:r w:rsidR="003E4FA5" w:rsidRPr="004B660F">
        <w:rPr>
          <w:rFonts w:ascii="Times New Roman" w:hAnsi="Times New Roman" w:cs="Times New Roman"/>
          <w:color w:val="000000" w:themeColor="text1"/>
          <w:sz w:val="24"/>
          <w:szCs w:val="24"/>
        </w:rPr>
        <w:t xml:space="preserve"> details the logic and assumptions for these imputations.</w:t>
      </w:r>
      <w:r w:rsidRPr="004B660F">
        <w:rPr>
          <w:rFonts w:ascii="Times New Roman" w:hAnsi="Times New Roman" w:cs="Times New Roman"/>
          <w:color w:val="000000" w:themeColor="text1"/>
          <w:sz w:val="24"/>
          <w:szCs w:val="24"/>
        </w:rPr>
        <w:t xml:space="preserve"> </w:t>
      </w:r>
      <w:r w:rsidR="003E4FA5" w:rsidRPr="004B660F">
        <w:rPr>
          <w:rFonts w:ascii="Times New Roman" w:hAnsi="Times New Roman" w:cs="Times New Roman"/>
          <w:color w:val="000000" w:themeColor="text1"/>
          <w:sz w:val="24"/>
          <w:szCs w:val="24"/>
        </w:rPr>
        <w:t xml:space="preserve"> It also </w:t>
      </w:r>
      <w:r w:rsidRPr="004B660F">
        <w:rPr>
          <w:rFonts w:ascii="Times New Roman" w:hAnsi="Times New Roman" w:cs="Times New Roman"/>
          <w:color w:val="000000" w:themeColor="text1"/>
          <w:sz w:val="24"/>
          <w:szCs w:val="24"/>
        </w:rPr>
        <w:t xml:space="preserve">merges the base data with </w:t>
      </w:r>
      <w:r w:rsidR="003E4FA5" w:rsidRPr="004B660F">
        <w:rPr>
          <w:rFonts w:ascii="Times New Roman" w:hAnsi="Times New Roman" w:cs="Times New Roman"/>
          <w:color w:val="000000" w:themeColor="text1"/>
          <w:sz w:val="24"/>
          <w:szCs w:val="24"/>
        </w:rPr>
        <w:t>additional data</w:t>
      </w:r>
      <w:r w:rsidR="00CC5126">
        <w:rPr>
          <w:rFonts w:ascii="Times New Roman" w:hAnsi="Times New Roman" w:cs="Times New Roman"/>
          <w:color w:val="000000" w:themeColor="text1"/>
          <w:sz w:val="24"/>
          <w:szCs w:val="24"/>
        </w:rPr>
        <w:t xml:space="preserve"> on </w:t>
      </w:r>
      <w:r w:rsidR="00CC5126" w:rsidRPr="004B660F">
        <w:rPr>
          <w:rFonts w:ascii="Times New Roman" w:hAnsi="Times New Roman" w:cs="Times New Roman"/>
          <w:color w:val="000000" w:themeColor="text1"/>
          <w:sz w:val="24"/>
          <w:szCs w:val="24"/>
        </w:rPr>
        <w:t>these interconnection requests</w:t>
      </w:r>
      <w:r w:rsidR="00CC5126">
        <w:rPr>
          <w:rFonts w:ascii="Times New Roman" w:hAnsi="Times New Roman" w:cs="Times New Roman"/>
          <w:color w:val="000000" w:themeColor="text1"/>
          <w:sz w:val="24"/>
          <w:szCs w:val="24"/>
        </w:rPr>
        <w:t xml:space="preserve"> from PJM: </w:t>
      </w:r>
      <w:r w:rsidR="00EA738B" w:rsidRPr="004B660F">
        <w:rPr>
          <w:rFonts w:ascii="Times New Roman" w:hAnsi="Times New Roman" w:cs="Times New Roman"/>
          <w:color w:val="0070C0"/>
          <w:sz w:val="24"/>
          <w:szCs w:val="24"/>
        </w:rPr>
        <w:t>PlanningQueues_2024.xlsx</w:t>
      </w:r>
      <w:r w:rsidR="00CC5126">
        <w:rPr>
          <w:rFonts w:ascii="Times New Roman" w:hAnsi="Times New Roman" w:cs="Times New Roman"/>
          <w:color w:val="000000" w:themeColor="text1"/>
          <w:sz w:val="24"/>
          <w:szCs w:val="24"/>
        </w:rPr>
        <w:t>, which we downloaded from PJM’s website.</w:t>
      </w:r>
    </w:p>
    <w:p w14:paraId="776008BB" w14:textId="77777777" w:rsidR="00864EBA" w:rsidRPr="004B660F" w:rsidRDefault="00864EBA" w:rsidP="008A1280">
      <w:pPr>
        <w:shd w:val="clear" w:color="auto" w:fill="FFFFFF"/>
        <w:spacing w:line="240" w:lineRule="auto"/>
        <w:rPr>
          <w:rFonts w:ascii="Times New Roman" w:hAnsi="Times New Roman" w:cs="Times New Roman"/>
          <w:color w:val="000000" w:themeColor="text1"/>
          <w:sz w:val="24"/>
          <w:szCs w:val="24"/>
        </w:rPr>
      </w:pPr>
    </w:p>
    <w:p w14:paraId="33C75662" w14:textId="01D6D245" w:rsidR="00AC26BA" w:rsidRPr="004B660F" w:rsidRDefault="003E4FA5" w:rsidP="008A1280">
      <w:pPr>
        <w:shd w:val="clear" w:color="auto" w:fill="FFFFFF"/>
        <w:spacing w:line="240" w:lineRule="auto"/>
        <w:rPr>
          <w:rFonts w:ascii="Times New Roman" w:hAnsi="Times New Roman" w:cs="Times New Roman"/>
          <w:color w:val="000000" w:themeColor="text1"/>
          <w:sz w:val="24"/>
          <w:szCs w:val="24"/>
        </w:rPr>
      </w:pPr>
      <w:r w:rsidRPr="004B660F">
        <w:rPr>
          <w:rFonts w:ascii="Times New Roman" w:hAnsi="Times New Roman" w:cs="Times New Roman"/>
          <w:color w:val="000000" w:themeColor="text1"/>
          <w:sz w:val="24"/>
          <w:szCs w:val="24"/>
        </w:rPr>
        <w:t>For each variable, this document provides a description and</w:t>
      </w:r>
      <w:r w:rsidR="002F6EA5" w:rsidRPr="004B660F">
        <w:rPr>
          <w:rFonts w:ascii="Times New Roman" w:hAnsi="Times New Roman" w:cs="Times New Roman"/>
          <w:color w:val="000000" w:themeColor="text1"/>
          <w:sz w:val="24"/>
          <w:szCs w:val="24"/>
        </w:rPr>
        <w:t>, where applicable,</w:t>
      </w:r>
      <w:r w:rsidRPr="004B660F">
        <w:rPr>
          <w:rFonts w:ascii="Times New Roman" w:hAnsi="Times New Roman" w:cs="Times New Roman"/>
          <w:color w:val="000000" w:themeColor="text1"/>
          <w:sz w:val="24"/>
          <w:szCs w:val="24"/>
        </w:rPr>
        <w:t xml:space="preserve"> an overview of the data collection protocol</w:t>
      </w:r>
      <w:r w:rsidR="00557F59" w:rsidRPr="004B660F">
        <w:rPr>
          <w:rFonts w:ascii="Times New Roman" w:hAnsi="Times New Roman" w:cs="Times New Roman"/>
          <w:color w:val="000000" w:themeColor="text1"/>
          <w:sz w:val="24"/>
          <w:szCs w:val="24"/>
        </w:rPr>
        <w:t xml:space="preserve"> we used</w:t>
      </w:r>
      <w:r w:rsidR="004C0C2D" w:rsidRPr="004B660F">
        <w:rPr>
          <w:rFonts w:ascii="Times New Roman" w:hAnsi="Times New Roman" w:cs="Times New Roman"/>
          <w:color w:val="000000" w:themeColor="text1"/>
          <w:sz w:val="24"/>
          <w:szCs w:val="24"/>
        </w:rPr>
        <w:t xml:space="preserve">. </w:t>
      </w:r>
      <w:r w:rsidRPr="004B660F">
        <w:rPr>
          <w:rFonts w:ascii="Times New Roman" w:hAnsi="Times New Roman" w:cs="Times New Roman"/>
          <w:color w:val="000000" w:themeColor="text1"/>
          <w:sz w:val="24"/>
          <w:szCs w:val="24"/>
        </w:rPr>
        <w:t xml:space="preserve">The </w:t>
      </w:r>
      <w:r w:rsidR="004C0C2D" w:rsidRPr="004B660F">
        <w:rPr>
          <w:rFonts w:ascii="Times New Roman" w:hAnsi="Times New Roman" w:cs="Times New Roman"/>
          <w:color w:val="000000" w:themeColor="text1"/>
          <w:sz w:val="24"/>
          <w:szCs w:val="24"/>
        </w:rPr>
        <w:t xml:space="preserve">accompanying data dictionary, </w:t>
      </w:r>
      <w:r w:rsidR="004B660F" w:rsidRPr="004B660F">
        <w:rPr>
          <w:rFonts w:ascii="Times New Roman" w:hAnsi="Times New Roman" w:cs="Times New Roman"/>
          <w:color w:val="0070C0"/>
          <w:sz w:val="24"/>
          <w:szCs w:val="24"/>
        </w:rPr>
        <w:t>pjm</w:t>
      </w:r>
      <w:r w:rsidR="00557F59" w:rsidRPr="004B660F">
        <w:rPr>
          <w:rFonts w:ascii="Times New Roman" w:hAnsi="Times New Roman" w:cs="Times New Roman"/>
          <w:color w:val="0070C0"/>
          <w:sz w:val="24"/>
          <w:szCs w:val="24"/>
        </w:rPr>
        <w:t>_</w:t>
      </w:r>
      <w:r w:rsidR="004B660F" w:rsidRPr="004B660F">
        <w:rPr>
          <w:rFonts w:ascii="Times New Roman" w:hAnsi="Times New Roman" w:cs="Times New Roman"/>
          <w:color w:val="0070C0"/>
          <w:sz w:val="24"/>
          <w:szCs w:val="24"/>
        </w:rPr>
        <w:t>m</w:t>
      </w:r>
      <w:r w:rsidR="00557F59" w:rsidRPr="004B660F">
        <w:rPr>
          <w:rFonts w:ascii="Times New Roman" w:hAnsi="Times New Roman" w:cs="Times New Roman"/>
          <w:color w:val="0070C0"/>
          <w:sz w:val="24"/>
          <w:szCs w:val="24"/>
        </w:rPr>
        <w:t>ain</w:t>
      </w:r>
      <w:r w:rsidR="004B660F" w:rsidRPr="004B660F">
        <w:rPr>
          <w:rFonts w:ascii="Times New Roman" w:hAnsi="Times New Roman" w:cs="Times New Roman"/>
          <w:color w:val="0070C0"/>
          <w:sz w:val="24"/>
          <w:szCs w:val="24"/>
        </w:rPr>
        <w:t>_d</w:t>
      </w:r>
      <w:r w:rsidR="00557F59" w:rsidRPr="004B660F">
        <w:rPr>
          <w:rFonts w:ascii="Times New Roman" w:hAnsi="Times New Roman" w:cs="Times New Roman"/>
          <w:color w:val="0070C0"/>
          <w:sz w:val="24"/>
          <w:szCs w:val="24"/>
        </w:rPr>
        <w:t>ata_</w:t>
      </w:r>
      <w:r w:rsidR="004B660F" w:rsidRPr="004B660F">
        <w:rPr>
          <w:rFonts w:ascii="Times New Roman" w:hAnsi="Times New Roman" w:cs="Times New Roman"/>
          <w:color w:val="0070C0"/>
          <w:sz w:val="24"/>
          <w:szCs w:val="24"/>
        </w:rPr>
        <w:t>d</w:t>
      </w:r>
      <w:r w:rsidR="00557F59" w:rsidRPr="004B660F">
        <w:rPr>
          <w:rFonts w:ascii="Times New Roman" w:hAnsi="Times New Roman" w:cs="Times New Roman"/>
          <w:color w:val="0070C0"/>
          <w:sz w:val="24"/>
          <w:szCs w:val="24"/>
        </w:rPr>
        <w:t>ictionary_for_public.csv</w:t>
      </w:r>
      <w:r w:rsidR="00557F59" w:rsidRPr="004B660F">
        <w:rPr>
          <w:rFonts w:ascii="Times New Roman" w:hAnsi="Times New Roman" w:cs="Times New Roman"/>
          <w:color w:val="000000" w:themeColor="text1"/>
          <w:sz w:val="24"/>
          <w:szCs w:val="24"/>
        </w:rPr>
        <w:t xml:space="preserve">, </w:t>
      </w:r>
      <w:r w:rsidR="004C0C2D" w:rsidRPr="004B660F">
        <w:rPr>
          <w:rFonts w:ascii="Times New Roman" w:hAnsi="Times New Roman" w:cs="Times New Roman"/>
          <w:color w:val="000000" w:themeColor="text1"/>
          <w:sz w:val="24"/>
          <w:szCs w:val="24"/>
        </w:rPr>
        <w:t>includes definitions, labels, and data types</w:t>
      </w:r>
      <w:r w:rsidR="00557F59" w:rsidRPr="004B660F">
        <w:rPr>
          <w:rFonts w:ascii="Times New Roman" w:hAnsi="Times New Roman" w:cs="Times New Roman"/>
          <w:color w:val="000000" w:themeColor="text1"/>
          <w:sz w:val="24"/>
          <w:szCs w:val="24"/>
        </w:rPr>
        <w:t xml:space="preserve"> for the variables in </w:t>
      </w:r>
      <w:r w:rsidR="004B660F">
        <w:rPr>
          <w:rFonts w:ascii="Times New Roman" w:hAnsi="Times New Roman" w:cs="Times New Roman"/>
          <w:color w:val="000000" w:themeColor="text1"/>
          <w:sz w:val="24"/>
          <w:szCs w:val="24"/>
        </w:rPr>
        <w:t>pjm</w:t>
      </w:r>
      <w:r w:rsidR="004B660F" w:rsidRPr="004B660F">
        <w:rPr>
          <w:rFonts w:ascii="Times New Roman" w:hAnsi="Times New Roman" w:cs="Times New Roman"/>
          <w:color w:val="000000" w:themeColor="text1"/>
          <w:sz w:val="24"/>
          <w:szCs w:val="24"/>
        </w:rPr>
        <w:t>_</w:t>
      </w:r>
      <w:r w:rsidR="004B660F">
        <w:rPr>
          <w:rFonts w:ascii="Times New Roman" w:hAnsi="Times New Roman" w:cs="Times New Roman"/>
          <w:color w:val="000000" w:themeColor="text1"/>
          <w:sz w:val="24"/>
          <w:szCs w:val="24"/>
        </w:rPr>
        <w:t>m</w:t>
      </w:r>
      <w:r w:rsidR="004B660F" w:rsidRPr="004B660F">
        <w:rPr>
          <w:rFonts w:ascii="Times New Roman" w:hAnsi="Times New Roman" w:cs="Times New Roman"/>
          <w:color w:val="000000" w:themeColor="text1"/>
          <w:sz w:val="24"/>
          <w:szCs w:val="24"/>
        </w:rPr>
        <w:t>ain</w:t>
      </w:r>
      <w:r w:rsidR="004B660F">
        <w:rPr>
          <w:rFonts w:ascii="Times New Roman" w:hAnsi="Times New Roman" w:cs="Times New Roman"/>
          <w:color w:val="000000" w:themeColor="text1"/>
          <w:sz w:val="24"/>
          <w:szCs w:val="24"/>
        </w:rPr>
        <w:t>_d</w:t>
      </w:r>
      <w:r w:rsidR="004B660F" w:rsidRPr="004B660F">
        <w:rPr>
          <w:rFonts w:ascii="Times New Roman" w:hAnsi="Times New Roman" w:cs="Times New Roman"/>
          <w:color w:val="000000" w:themeColor="text1"/>
          <w:sz w:val="24"/>
          <w:szCs w:val="24"/>
        </w:rPr>
        <w:t>ata_for_public.csv</w:t>
      </w:r>
      <w:r w:rsidR="004C0C2D" w:rsidRPr="004B660F">
        <w:rPr>
          <w:rFonts w:ascii="Times New Roman" w:hAnsi="Times New Roman" w:cs="Times New Roman"/>
          <w:color w:val="000000" w:themeColor="text1"/>
          <w:sz w:val="24"/>
          <w:szCs w:val="24"/>
        </w:rPr>
        <w:t>.</w:t>
      </w:r>
    </w:p>
    <w:p w14:paraId="48EF1813" w14:textId="77777777" w:rsidR="00557F59" w:rsidRPr="004B660F" w:rsidRDefault="00557F59" w:rsidP="008A1280">
      <w:pPr>
        <w:shd w:val="clear" w:color="auto" w:fill="FFFFFF"/>
        <w:spacing w:line="240" w:lineRule="auto"/>
        <w:rPr>
          <w:rFonts w:ascii="Times New Roman" w:hAnsi="Times New Roman" w:cs="Times New Roman"/>
          <w:color w:val="000000" w:themeColor="text1"/>
          <w:sz w:val="24"/>
          <w:szCs w:val="24"/>
        </w:rPr>
      </w:pPr>
    </w:p>
    <w:p w14:paraId="1505FF9C" w14:textId="67EE6394" w:rsidR="00557F59" w:rsidRPr="004B660F" w:rsidRDefault="00557F59" w:rsidP="008A1280">
      <w:pPr>
        <w:shd w:val="clear" w:color="auto" w:fill="FFFFFF"/>
        <w:spacing w:line="240" w:lineRule="auto"/>
        <w:rPr>
          <w:rFonts w:ascii="Times New Roman" w:hAnsi="Times New Roman" w:cs="Times New Roman"/>
          <w:color w:val="000000" w:themeColor="text1"/>
          <w:sz w:val="24"/>
          <w:szCs w:val="24"/>
        </w:rPr>
      </w:pPr>
      <w:r w:rsidRPr="004B660F">
        <w:rPr>
          <w:rFonts w:ascii="Times New Roman" w:hAnsi="Times New Roman" w:cs="Times New Roman"/>
          <w:color w:val="000000" w:themeColor="text1"/>
          <w:sz w:val="24"/>
          <w:szCs w:val="24"/>
        </w:rPr>
        <w:t>These data cover all requests for interconnection that PJM received from 2008</w:t>
      </w:r>
      <w:r w:rsidR="00F70EF5">
        <w:rPr>
          <w:rFonts w:ascii="Times New Roman" w:hAnsi="Times New Roman" w:cs="Times New Roman"/>
          <w:color w:val="000000" w:themeColor="text1"/>
          <w:sz w:val="24"/>
          <w:szCs w:val="24"/>
        </w:rPr>
        <w:t xml:space="preserve"> to </w:t>
      </w:r>
      <w:r w:rsidRPr="004B660F">
        <w:rPr>
          <w:rFonts w:ascii="Times New Roman" w:hAnsi="Times New Roman" w:cs="Times New Roman"/>
          <w:color w:val="000000" w:themeColor="text1"/>
          <w:sz w:val="24"/>
          <w:szCs w:val="24"/>
        </w:rPr>
        <w:t xml:space="preserve">2020. Data are collected from the engineering studies available for these requests as of </w:t>
      </w:r>
      <w:r w:rsidR="002F6EA5" w:rsidRPr="004B660F">
        <w:rPr>
          <w:rFonts w:ascii="Times New Roman" w:hAnsi="Times New Roman" w:cs="Times New Roman"/>
          <w:color w:val="000000" w:themeColor="text1"/>
          <w:sz w:val="24"/>
          <w:szCs w:val="24"/>
          <w:lang w:val="en-US" w:eastAsia="zh-CN"/>
        </w:rPr>
        <w:t>August</w:t>
      </w:r>
      <w:r w:rsidRPr="004B660F">
        <w:rPr>
          <w:rFonts w:ascii="Times New Roman" w:hAnsi="Times New Roman" w:cs="Times New Roman"/>
          <w:color w:val="000000" w:themeColor="text1"/>
          <w:sz w:val="24"/>
          <w:szCs w:val="24"/>
        </w:rPr>
        <w:t xml:space="preserve"> 2024.  Several of the later requests are still active in the queue and waiting for additional studies. Observations are unique at the level of the queue</w:t>
      </w:r>
      <w:r w:rsidR="004B660F">
        <w:rPr>
          <w:rFonts w:ascii="Times New Roman" w:hAnsi="Times New Roman" w:cs="Times New Roman"/>
          <w:color w:val="000000" w:themeColor="text1"/>
          <w:sz w:val="24"/>
          <w:szCs w:val="24"/>
        </w:rPr>
        <w:t xml:space="preserve"> </w:t>
      </w:r>
      <w:r w:rsidRPr="004B660F">
        <w:rPr>
          <w:rFonts w:ascii="Times New Roman" w:hAnsi="Times New Roman" w:cs="Times New Roman"/>
          <w:color w:val="000000" w:themeColor="text1"/>
          <w:sz w:val="24"/>
          <w:szCs w:val="24"/>
        </w:rPr>
        <w:t xml:space="preserve">number and study. </w:t>
      </w:r>
    </w:p>
    <w:bookmarkEnd w:id="0"/>
    <w:p w14:paraId="1C0188F3" w14:textId="77777777" w:rsidR="00A15CD5" w:rsidRDefault="00A15CD5" w:rsidP="008A1280">
      <w:pPr>
        <w:spacing w:line="240" w:lineRule="auto"/>
        <w:rPr>
          <w:rFonts w:ascii="Times New Roman" w:hAnsi="Times New Roman" w:cs="Times New Roman"/>
          <w:color w:val="000000" w:themeColor="text1"/>
          <w:sz w:val="24"/>
          <w:szCs w:val="24"/>
          <w:lang w:val="en-US"/>
        </w:rPr>
      </w:pPr>
    </w:p>
    <w:p w14:paraId="14B790E0" w14:textId="77777777" w:rsidR="00F10E6D" w:rsidRPr="004B660F" w:rsidRDefault="00F10E6D" w:rsidP="008A1280">
      <w:pPr>
        <w:spacing w:line="240" w:lineRule="auto"/>
        <w:rPr>
          <w:rFonts w:ascii="Times New Roman" w:hAnsi="Times New Roman" w:cs="Times New Roman"/>
          <w:color w:val="000000" w:themeColor="text1"/>
          <w:sz w:val="24"/>
          <w:szCs w:val="24"/>
          <w:lang w:val="en-US"/>
        </w:rPr>
      </w:pPr>
    </w:p>
    <w:p w14:paraId="147892FD" w14:textId="5382DD9C" w:rsidR="00E33C8A" w:rsidRPr="00F10E6D" w:rsidRDefault="00F10E6D" w:rsidP="008A1280">
      <w:pPr>
        <w:spacing w:line="240" w:lineRule="auto"/>
        <w:rPr>
          <w:rFonts w:ascii="Times New Roman" w:hAnsi="Times New Roman" w:cs="Times New Roman"/>
          <w:b/>
          <w:bCs/>
          <w:color w:val="0070C0"/>
          <w:sz w:val="24"/>
          <w:szCs w:val="24"/>
          <w:lang w:val="en-US" w:eastAsia="zh-CN"/>
        </w:rPr>
      </w:pPr>
      <w:r w:rsidRPr="00F10E6D">
        <w:rPr>
          <w:rFonts w:ascii="Times New Roman" w:hAnsi="Times New Roman" w:cs="Times New Roman"/>
          <w:b/>
          <w:bCs/>
          <w:color w:val="0070C0"/>
          <w:sz w:val="24"/>
          <w:szCs w:val="24"/>
          <w:lang w:val="en-US" w:eastAsia="zh-CN"/>
        </w:rPr>
        <w:t>Interconnection Requests:</w:t>
      </w:r>
    </w:p>
    <w:p w14:paraId="6F9FEEFA" w14:textId="77777777" w:rsidR="00F10E6D" w:rsidRPr="00F10E6D" w:rsidRDefault="00F10E6D" w:rsidP="008A1280">
      <w:pPr>
        <w:spacing w:line="240" w:lineRule="auto"/>
        <w:rPr>
          <w:rFonts w:ascii="Times New Roman" w:hAnsi="Times New Roman" w:cs="Times New Roman"/>
          <w:b/>
          <w:bCs/>
          <w:color w:val="002060"/>
          <w:sz w:val="24"/>
          <w:szCs w:val="24"/>
          <w:lang w:val="en-US" w:eastAsia="zh-CN"/>
        </w:rPr>
      </w:pPr>
    </w:p>
    <w:p w14:paraId="5FEDF723" w14:textId="170A3E2F" w:rsidR="00817070" w:rsidRPr="004B660F" w:rsidRDefault="00817070" w:rsidP="008A1280">
      <w:pPr>
        <w:pStyle w:val="ListParagraph"/>
        <w:numPr>
          <w:ilvl w:val="0"/>
          <w:numId w:val="5"/>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Queue Number:</w:t>
      </w:r>
      <w:r w:rsidRPr="004B660F">
        <w:rPr>
          <w:rFonts w:ascii="Times New Roman" w:hAnsi="Times New Roman" w:cs="Times New Roman"/>
          <w:color w:val="0070C0"/>
          <w:highlight w:val="white"/>
        </w:rPr>
        <w:t xml:space="preserve"> </w:t>
      </w:r>
      <w:r w:rsidRPr="004B660F">
        <w:rPr>
          <w:rFonts w:ascii="Times New Roman" w:hAnsi="Times New Roman" w:cs="Times New Roman"/>
          <w:color w:val="000000" w:themeColor="text1"/>
        </w:rPr>
        <w:t xml:space="preserve">Each </w:t>
      </w:r>
      <w:r w:rsidR="006520EB">
        <w:rPr>
          <w:rFonts w:ascii="Times New Roman" w:hAnsi="Times New Roman" w:cs="Times New Roman"/>
          <w:color w:val="000000" w:themeColor="text1"/>
        </w:rPr>
        <w:t>generator</w:t>
      </w:r>
      <w:r w:rsidRPr="004B660F">
        <w:rPr>
          <w:rFonts w:ascii="Times New Roman" w:hAnsi="Times New Roman" w:cs="Times New Roman"/>
          <w:color w:val="000000" w:themeColor="text1"/>
        </w:rPr>
        <w:t xml:space="preserve"> is assigned a unique queue number when it </w:t>
      </w:r>
      <w:r w:rsidR="008A1280" w:rsidRPr="004B660F">
        <w:rPr>
          <w:rFonts w:ascii="Times New Roman" w:hAnsi="Times New Roman" w:cs="Times New Roman"/>
          <w:color w:val="000000" w:themeColor="text1"/>
        </w:rPr>
        <w:t>enters</w:t>
      </w:r>
      <w:r w:rsidRPr="004B660F">
        <w:rPr>
          <w:rFonts w:ascii="Times New Roman" w:hAnsi="Times New Roman" w:cs="Times New Roman"/>
          <w:color w:val="000000" w:themeColor="text1"/>
        </w:rPr>
        <w:t xml:space="preserve"> the interconnection queue. We record this</w:t>
      </w:r>
      <w:r w:rsidR="00DF5A70">
        <w:rPr>
          <w:rFonts w:ascii="Times New Roman" w:hAnsi="Times New Roman" w:cs="Times New Roman"/>
          <w:color w:val="000000" w:themeColor="text1"/>
        </w:rPr>
        <w:t xml:space="preserve"> number</w:t>
      </w:r>
      <w:r w:rsidRPr="004B660F">
        <w:rPr>
          <w:rFonts w:ascii="Times New Roman" w:hAnsi="Times New Roman" w:cs="Times New Roman"/>
          <w:color w:val="000000" w:themeColor="text1"/>
        </w:rPr>
        <w:t xml:space="preserve"> in the variable </w:t>
      </w:r>
      <w:proofErr w:type="spellStart"/>
      <w:r w:rsidR="00EA738B">
        <w:rPr>
          <w:rFonts w:ascii="Times New Roman" w:hAnsi="Times New Roman" w:cs="Times New Roman"/>
          <w:i/>
          <w:iCs/>
          <w:color w:val="0070C0"/>
          <w:highlight w:val="white"/>
        </w:rPr>
        <w:t>q</w:t>
      </w:r>
      <w:r w:rsidRPr="004B660F">
        <w:rPr>
          <w:rFonts w:ascii="Times New Roman" w:hAnsi="Times New Roman" w:cs="Times New Roman"/>
          <w:i/>
          <w:iCs/>
          <w:color w:val="0070C0"/>
          <w:highlight w:val="white"/>
        </w:rPr>
        <w:t>ueue_</w:t>
      </w:r>
      <w:r w:rsidR="00EA738B">
        <w:rPr>
          <w:rFonts w:ascii="Times New Roman" w:hAnsi="Times New Roman" w:cs="Times New Roman"/>
          <w:i/>
          <w:iCs/>
          <w:color w:val="0070C0"/>
          <w:highlight w:val="white"/>
        </w:rPr>
        <w:t>n</w:t>
      </w:r>
      <w:r w:rsidRPr="004B660F">
        <w:rPr>
          <w:rFonts w:ascii="Times New Roman" w:hAnsi="Times New Roman" w:cs="Times New Roman"/>
          <w:i/>
          <w:iCs/>
          <w:color w:val="0070C0"/>
          <w:highlight w:val="white"/>
        </w:rPr>
        <w:t>umber</w:t>
      </w:r>
      <w:proofErr w:type="spellEnd"/>
      <w:r w:rsidRPr="004B660F">
        <w:rPr>
          <w:rFonts w:ascii="Times New Roman" w:hAnsi="Times New Roman" w:cs="Times New Roman"/>
          <w:color w:val="000000" w:themeColor="text1"/>
          <w:highlight w:val="white"/>
        </w:rPr>
        <w:t xml:space="preserve">. </w:t>
      </w:r>
    </w:p>
    <w:p w14:paraId="76F31E7A" w14:textId="77777777" w:rsidR="00DF4BDD" w:rsidRPr="004B660F" w:rsidRDefault="00DF4BDD" w:rsidP="008A1280">
      <w:pPr>
        <w:shd w:val="clear" w:color="auto" w:fill="FFFFFF"/>
        <w:spacing w:line="240" w:lineRule="auto"/>
        <w:rPr>
          <w:rFonts w:ascii="Times New Roman" w:hAnsi="Times New Roman" w:cs="Times New Roman"/>
          <w:color w:val="000000" w:themeColor="text1"/>
          <w:highlight w:val="white"/>
        </w:rPr>
      </w:pPr>
    </w:p>
    <w:p w14:paraId="736E4F95" w14:textId="32AA05D1" w:rsidR="00A0621A" w:rsidRPr="004B660F" w:rsidRDefault="00DF4BDD" w:rsidP="00A0621A">
      <w:pPr>
        <w:pStyle w:val="ListParagraph"/>
        <w:numPr>
          <w:ilvl w:val="0"/>
          <w:numId w:val="5"/>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Versions</w:t>
      </w:r>
      <w:r w:rsidRPr="004B660F">
        <w:rPr>
          <w:rFonts w:ascii="Times New Roman" w:hAnsi="Times New Roman" w:cs="Times New Roman"/>
          <w:b/>
          <w:bCs/>
          <w:color w:val="0070C0"/>
        </w:rPr>
        <w:t>:</w:t>
      </w:r>
      <w:r w:rsidRPr="004B660F">
        <w:rPr>
          <w:rFonts w:ascii="Times New Roman" w:hAnsi="Times New Roman" w:cs="Times New Roman"/>
          <w:color w:val="000000" w:themeColor="text1"/>
        </w:rPr>
        <w:t xml:space="preserve"> </w:t>
      </w:r>
      <w:r w:rsidRPr="004B660F">
        <w:rPr>
          <w:rFonts w:ascii="Times New Roman" w:hAnsi="Times New Roman" w:cs="Times New Roman"/>
          <w:color w:val="000000" w:themeColor="text1"/>
          <w:highlight w:val="white"/>
        </w:rPr>
        <w:t xml:space="preserve">The engineering studies issued to </w:t>
      </w:r>
      <w:r w:rsidR="006520EB">
        <w:rPr>
          <w:rFonts w:ascii="Times New Roman" w:hAnsi="Times New Roman" w:cs="Times New Roman"/>
          <w:color w:val="000000" w:themeColor="text1"/>
          <w:highlight w:val="white"/>
        </w:rPr>
        <w:t>generators</w:t>
      </w:r>
      <w:r w:rsidRPr="004B660F">
        <w:rPr>
          <w:rFonts w:ascii="Times New Roman" w:hAnsi="Times New Roman" w:cs="Times New Roman"/>
          <w:color w:val="000000" w:themeColor="text1"/>
          <w:highlight w:val="white"/>
        </w:rPr>
        <w:t xml:space="preserve"> are often revised. We collect data from the </w:t>
      </w:r>
      <w:r w:rsidR="00557F59" w:rsidRPr="004B660F">
        <w:rPr>
          <w:rFonts w:ascii="Times New Roman" w:hAnsi="Times New Roman" w:cs="Times New Roman"/>
          <w:color w:val="000000" w:themeColor="text1"/>
          <w:highlight w:val="white"/>
        </w:rPr>
        <w:t>most recent</w:t>
      </w:r>
      <w:r w:rsidRPr="004B660F">
        <w:rPr>
          <w:rFonts w:ascii="Times New Roman" w:hAnsi="Times New Roman" w:cs="Times New Roman"/>
          <w:color w:val="000000" w:themeColor="text1"/>
          <w:highlight w:val="white"/>
        </w:rPr>
        <w:t xml:space="preserve"> version </w:t>
      </w:r>
      <w:r w:rsidR="00557F59" w:rsidRPr="004B660F">
        <w:rPr>
          <w:rFonts w:ascii="Times New Roman" w:hAnsi="Times New Roman" w:cs="Times New Roman"/>
          <w:color w:val="000000" w:themeColor="text1"/>
          <w:highlight w:val="white"/>
        </w:rPr>
        <w:t>available for</w:t>
      </w:r>
      <w:r w:rsidRPr="004B660F">
        <w:rPr>
          <w:rFonts w:ascii="Times New Roman" w:hAnsi="Times New Roman" w:cs="Times New Roman"/>
          <w:color w:val="000000" w:themeColor="text1"/>
          <w:highlight w:val="white"/>
        </w:rPr>
        <w:t xml:space="preserve"> each study. We record the version number of the study we collected in </w:t>
      </w:r>
      <w:r w:rsidR="00B25AD5">
        <w:rPr>
          <w:rFonts w:ascii="Times New Roman" w:hAnsi="Times New Roman" w:cs="Times New Roman"/>
          <w:color w:val="000000" w:themeColor="text1"/>
          <w:highlight w:val="white"/>
        </w:rPr>
        <w:t xml:space="preserve">the </w:t>
      </w:r>
      <w:r w:rsidRPr="004B660F">
        <w:rPr>
          <w:rFonts w:ascii="Times New Roman" w:hAnsi="Times New Roman" w:cs="Times New Roman"/>
          <w:color w:val="000000" w:themeColor="text1"/>
          <w:highlight w:val="white"/>
        </w:rPr>
        <w:t xml:space="preserve">variable </w:t>
      </w:r>
      <w:r w:rsidR="00EA738B">
        <w:rPr>
          <w:rFonts w:ascii="Times New Roman" w:hAnsi="Times New Roman" w:cs="Times New Roman"/>
          <w:i/>
          <w:iCs/>
          <w:color w:val="0070C0"/>
          <w:highlight w:val="white"/>
        </w:rPr>
        <w:t>v</w:t>
      </w:r>
      <w:r w:rsidRPr="004B660F">
        <w:rPr>
          <w:rFonts w:ascii="Times New Roman" w:hAnsi="Times New Roman" w:cs="Times New Roman"/>
          <w:i/>
          <w:iCs/>
          <w:color w:val="0070C0"/>
          <w:highlight w:val="white"/>
        </w:rPr>
        <w:t>ersion</w:t>
      </w:r>
      <w:r w:rsidRPr="004B660F">
        <w:rPr>
          <w:rFonts w:ascii="Times New Roman" w:hAnsi="Times New Roman" w:cs="Times New Roman"/>
          <w:color w:val="000000" w:themeColor="text1"/>
          <w:highlight w:val="white"/>
        </w:rPr>
        <w:t xml:space="preserve">. If a study indicates that </w:t>
      </w:r>
      <w:r w:rsidR="00B25AD5">
        <w:rPr>
          <w:rFonts w:ascii="Times New Roman" w:hAnsi="Times New Roman" w:cs="Times New Roman"/>
          <w:color w:val="000000" w:themeColor="text1"/>
          <w:highlight w:val="white"/>
        </w:rPr>
        <w:t xml:space="preserve">it </w:t>
      </w:r>
      <w:r w:rsidRPr="004B660F">
        <w:rPr>
          <w:rFonts w:ascii="Times New Roman" w:hAnsi="Times New Roman" w:cs="Times New Roman"/>
          <w:color w:val="000000" w:themeColor="text1"/>
          <w:highlight w:val="white"/>
        </w:rPr>
        <w:t>was revised but does not specify the version number, we record</w:t>
      </w:r>
      <w:r w:rsidR="00B25AD5">
        <w:rPr>
          <w:rFonts w:ascii="Times New Roman" w:hAnsi="Times New Roman" w:cs="Times New Roman"/>
          <w:color w:val="000000" w:themeColor="text1"/>
          <w:highlight w:val="white"/>
        </w:rPr>
        <w:t xml:space="preserve"> the version</w:t>
      </w:r>
      <w:r w:rsidRPr="004B660F">
        <w:rPr>
          <w:rFonts w:ascii="Times New Roman" w:hAnsi="Times New Roman" w:cs="Times New Roman"/>
          <w:color w:val="000000" w:themeColor="text1"/>
          <w:highlight w:val="white"/>
        </w:rPr>
        <w:t xml:space="preserve"> as “R”. </w:t>
      </w:r>
    </w:p>
    <w:p w14:paraId="69EFF592" w14:textId="77777777" w:rsidR="00A0621A" w:rsidRPr="004B660F" w:rsidRDefault="00A0621A" w:rsidP="00A0621A">
      <w:pPr>
        <w:pStyle w:val="ListParagraph"/>
        <w:rPr>
          <w:rFonts w:ascii="Times New Roman" w:hAnsi="Times New Roman" w:cs="Times New Roman"/>
          <w:b/>
          <w:bCs/>
          <w:color w:val="0070C0"/>
        </w:rPr>
      </w:pPr>
    </w:p>
    <w:p w14:paraId="354B485C" w14:textId="756746BD" w:rsidR="005B022E" w:rsidRPr="004B660F" w:rsidRDefault="00DF4BDD" w:rsidP="005B022E">
      <w:pPr>
        <w:pStyle w:val="ListParagraph"/>
        <w:numPr>
          <w:ilvl w:val="0"/>
          <w:numId w:val="5"/>
        </w:numPr>
        <w:shd w:val="clear" w:color="auto" w:fill="FFFFFF"/>
        <w:spacing w:line="240" w:lineRule="auto"/>
        <w:rPr>
          <w:rFonts w:ascii="Times New Roman" w:hAnsi="Times New Roman" w:cs="Times New Roman"/>
          <w:color w:val="000000" w:themeColor="text1"/>
          <w:highlight w:val="white"/>
        </w:rPr>
      </w:pPr>
      <w:r w:rsidRPr="005B022E">
        <w:rPr>
          <w:rFonts w:ascii="Times New Roman" w:hAnsi="Times New Roman" w:cs="Times New Roman"/>
          <w:b/>
          <w:bCs/>
          <w:color w:val="0070C0"/>
        </w:rPr>
        <w:t>Study:</w:t>
      </w:r>
      <w:r w:rsidRPr="005B022E">
        <w:rPr>
          <w:rFonts w:ascii="Times New Roman" w:hAnsi="Times New Roman" w:cs="Times New Roman"/>
          <w:color w:val="0070C0"/>
        </w:rPr>
        <w:t xml:space="preserve"> </w:t>
      </w:r>
      <w:r w:rsidRPr="005B022E">
        <w:rPr>
          <w:rFonts w:ascii="Times New Roman" w:hAnsi="Times New Roman" w:cs="Times New Roman"/>
          <w:color w:val="000000" w:themeColor="text1"/>
        </w:rPr>
        <w:t xml:space="preserve">As part of the interconnection process, PJM requires most </w:t>
      </w:r>
      <w:r w:rsidR="00EA738B" w:rsidRPr="005B022E">
        <w:rPr>
          <w:rFonts w:ascii="Times New Roman" w:hAnsi="Times New Roman" w:cs="Times New Roman"/>
          <w:color w:val="000000" w:themeColor="text1"/>
        </w:rPr>
        <w:t>generator requests</w:t>
      </w:r>
      <w:r w:rsidRPr="005B022E">
        <w:rPr>
          <w:rFonts w:ascii="Times New Roman" w:hAnsi="Times New Roman" w:cs="Times New Roman"/>
          <w:color w:val="000000" w:themeColor="text1"/>
        </w:rPr>
        <w:t xml:space="preserve"> to undergo three engineering studies: a Feasibility Study, a System Impact Study, and a Facilities Study.</w:t>
      </w:r>
      <w:r w:rsidR="00EA738B" w:rsidRPr="005B022E">
        <w:rPr>
          <w:rFonts w:ascii="Times New Roman" w:hAnsi="Times New Roman" w:cs="Times New Roman"/>
          <w:color w:val="000000" w:themeColor="text1"/>
        </w:rPr>
        <w:t xml:space="preserve"> </w:t>
      </w:r>
      <w:r w:rsidR="00A0621A" w:rsidRPr="005B022E">
        <w:rPr>
          <w:rFonts w:ascii="Times New Roman" w:hAnsi="Times New Roman" w:cs="Times New Roman"/>
          <w:color w:val="000000" w:themeColor="text1"/>
        </w:rPr>
        <w:t xml:space="preserve">We record the study name in the variable </w:t>
      </w:r>
      <w:r w:rsidR="00EA738B" w:rsidRPr="005B022E">
        <w:rPr>
          <w:rFonts w:ascii="Times New Roman" w:hAnsi="Times New Roman" w:cs="Times New Roman"/>
          <w:i/>
          <w:iCs/>
          <w:color w:val="0070C0"/>
        </w:rPr>
        <w:t>s</w:t>
      </w:r>
      <w:r w:rsidR="00A0621A" w:rsidRPr="005B022E">
        <w:rPr>
          <w:rFonts w:ascii="Times New Roman" w:hAnsi="Times New Roman" w:cs="Times New Roman"/>
          <w:i/>
          <w:iCs/>
          <w:color w:val="0070C0"/>
        </w:rPr>
        <w:t>tudy</w:t>
      </w:r>
      <w:r w:rsidR="00A0621A" w:rsidRPr="005B022E">
        <w:rPr>
          <w:rFonts w:ascii="Times New Roman" w:hAnsi="Times New Roman" w:cs="Times New Roman"/>
          <w:color w:val="000000" w:themeColor="text1"/>
        </w:rPr>
        <w:t>.</w:t>
      </w:r>
      <w:r w:rsidRPr="005B022E">
        <w:rPr>
          <w:rFonts w:ascii="Times New Roman" w:hAnsi="Times New Roman" w:cs="Times New Roman"/>
          <w:color w:val="000000" w:themeColor="text1"/>
        </w:rPr>
        <w:t xml:space="preserve"> </w:t>
      </w:r>
      <w:r w:rsidR="00A0621A" w:rsidRPr="005B022E">
        <w:rPr>
          <w:rFonts w:ascii="Times New Roman" w:hAnsi="Times New Roman" w:cs="Times New Roman"/>
          <w:color w:val="000000" w:themeColor="text1"/>
        </w:rPr>
        <w:t>In the R code, w</w:t>
      </w:r>
      <w:r w:rsidRPr="005B022E">
        <w:rPr>
          <w:rFonts w:ascii="Times New Roman" w:hAnsi="Times New Roman" w:cs="Times New Roman"/>
          <w:color w:val="000000" w:themeColor="text1"/>
        </w:rPr>
        <w:t xml:space="preserve">e classify these </w:t>
      </w:r>
      <w:r w:rsidR="00EA738B" w:rsidRPr="005B022E">
        <w:rPr>
          <w:rFonts w:ascii="Times New Roman" w:hAnsi="Times New Roman" w:cs="Times New Roman"/>
          <w:color w:val="000000" w:themeColor="text1"/>
        </w:rPr>
        <w:t xml:space="preserve">studies </w:t>
      </w:r>
      <w:r w:rsidRPr="005B022E">
        <w:rPr>
          <w:rFonts w:ascii="Times New Roman" w:hAnsi="Times New Roman" w:cs="Times New Roman"/>
          <w:color w:val="000000" w:themeColor="text1"/>
        </w:rPr>
        <w:t>as Study 1, Study 2, and Study 3, respectively</w:t>
      </w:r>
      <w:r w:rsidR="00EA738B" w:rsidRPr="005B022E">
        <w:rPr>
          <w:rFonts w:ascii="Times New Roman" w:hAnsi="Times New Roman" w:cs="Times New Roman"/>
          <w:color w:val="000000" w:themeColor="text1"/>
        </w:rPr>
        <w:t xml:space="preserve">, in the variable </w:t>
      </w:r>
      <w:proofErr w:type="spellStart"/>
      <w:r w:rsidR="00EA738B" w:rsidRPr="005B022E">
        <w:rPr>
          <w:rFonts w:ascii="Times New Roman" w:hAnsi="Times New Roman" w:cs="Times New Roman"/>
          <w:i/>
          <w:iCs/>
          <w:color w:val="0070C0"/>
        </w:rPr>
        <w:t>study_id</w:t>
      </w:r>
      <w:proofErr w:type="spellEnd"/>
      <w:r w:rsidR="00EA738B" w:rsidRPr="005B022E">
        <w:rPr>
          <w:rFonts w:ascii="Times New Roman" w:hAnsi="Times New Roman" w:cs="Times New Roman"/>
          <w:color w:val="000000" w:themeColor="text1"/>
        </w:rPr>
        <w:t xml:space="preserve">, </w:t>
      </w:r>
      <w:r w:rsidRPr="005B022E">
        <w:rPr>
          <w:rFonts w:ascii="Times New Roman" w:hAnsi="Times New Roman" w:cs="Times New Roman"/>
          <w:color w:val="000000" w:themeColor="text1"/>
        </w:rPr>
        <w:t>PJM may issue combined studies</w:t>
      </w:r>
      <w:r w:rsidR="00B25AD5" w:rsidRPr="005B022E">
        <w:rPr>
          <w:rFonts w:ascii="Times New Roman" w:hAnsi="Times New Roman" w:cs="Times New Roman"/>
          <w:color w:val="000000" w:themeColor="text1"/>
        </w:rPr>
        <w:t xml:space="preserve"> as part of an expedited interconnection process</w:t>
      </w:r>
      <w:r w:rsidR="005B022E">
        <w:rPr>
          <w:rFonts w:ascii="Times New Roman" w:hAnsi="Times New Roman" w:cs="Times New Roman"/>
          <w:color w:val="000000" w:themeColor="text1"/>
        </w:rPr>
        <w:t>, in which case we record the study as both names.</w:t>
      </w:r>
      <w:r w:rsidR="00B25AD5" w:rsidRPr="005B022E">
        <w:rPr>
          <w:rFonts w:ascii="Times New Roman" w:hAnsi="Times New Roman" w:cs="Times New Roman"/>
          <w:color w:val="000000" w:themeColor="text1"/>
        </w:rPr>
        <w:t xml:space="preserve"> </w:t>
      </w:r>
      <w:r w:rsidR="005B022E">
        <w:rPr>
          <w:rFonts w:ascii="Times New Roman" w:hAnsi="Times New Roman" w:cs="Times New Roman"/>
          <w:color w:val="000000" w:themeColor="text1"/>
        </w:rPr>
        <w:t xml:space="preserve"> F</w:t>
      </w:r>
      <w:r w:rsidRPr="005B022E">
        <w:rPr>
          <w:rFonts w:ascii="Times New Roman" w:hAnsi="Times New Roman" w:cs="Times New Roman"/>
          <w:color w:val="000000" w:themeColor="text1"/>
        </w:rPr>
        <w:t xml:space="preserve">or example, </w:t>
      </w:r>
      <w:r w:rsidR="005B022E">
        <w:rPr>
          <w:rFonts w:ascii="Times New Roman" w:hAnsi="Times New Roman" w:cs="Times New Roman"/>
          <w:color w:val="000000" w:themeColor="text1"/>
        </w:rPr>
        <w:t xml:space="preserve">if the observation is </w:t>
      </w:r>
      <w:r w:rsidRPr="005B022E">
        <w:rPr>
          <w:rFonts w:ascii="Times New Roman" w:hAnsi="Times New Roman" w:cs="Times New Roman"/>
          <w:color w:val="000000" w:themeColor="text1"/>
        </w:rPr>
        <w:t>a combined Feasibility and Impact Study</w:t>
      </w:r>
      <w:r w:rsidR="005B022E">
        <w:rPr>
          <w:rFonts w:ascii="Times New Roman" w:hAnsi="Times New Roman" w:cs="Times New Roman"/>
          <w:color w:val="000000" w:themeColor="text1"/>
        </w:rPr>
        <w:t>, we record the study variable as “</w:t>
      </w:r>
      <w:proofErr w:type="spellStart"/>
      <w:r w:rsidR="005B022E">
        <w:rPr>
          <w:rFonts w:ascii="Times New Roman" w:hAnsi="Times New Roman" w:cs="Times New Roman"/>
          <w:color w:val="000000" w:themeColor="text1"/>
        </w:rPr>
        <w:t>FeaImp</w:t>
      </w:r>
      <w:proofErr w:type="spellEnd"/>
      <w:r w:rsidR="005B022E">
        <w:rPr>
          <w:rFonts w:ascii="Times New Roman" w:hAnsi="Times New Roman" w:cs="Times New Roman"/>
          <w:color w:val="000000" w:themeColor="text1"/>
        </w:rPr>
        <w:t xml:space="preserve">”.  </w:t>
      </w:r>
    </w:p>
    <w:p w14:paraId="15BCD90A" w14:textId="77777777" w:rsidR="00DF4BDD" w:rsidRPr="005B022E" w:rsidRDefault="00DF4BDD" w:rsidP="005B022E">
      <w:pPr>
        <w:pStyle w:val="ListParagraph"/>
        <w:shd w:val="clear" w:color="auto" w:fill="FFFFFF"/>
        <w:spacing w:line="240" w:lineRule="auto"/>
        <w:rPr>
          <w:rFonts w:ascii="Times New Roman" w:hAnsi="Times New Roman" w:cs="Times New Roman"/>
          <w:color w:val="000000" w:themeColor="text1"/>
        </w:rPr>
      </w:pPr>
    </w:p>
    <w:p w14:paraId="731982E2" w14:textId="00D83D15" w:rsidR="00DF4BDD" w:rsidRPr="004B660F" w:rsidRDefault="00DF4BDD" w:rsidP="008A1280">
      <w:pPr>
        <w:pStyle w:val="ListParagraph"/>
        <w:numPr>
          <w:ilvl w:val="0"/>
          <w:numId w:val="5"/>
        </w:numPr>
        <w:shd w:val="clear" w:color="auto" w:fill="FFFFFF"/>
        <w:spacing w:line="240" w:lineRule="auto"/>
        <w:rPr>
          <w:rFonts w:ascii="Times New Roman" w:hAnsi="Times New Roman" w:cs="Times New Roman"/>
          <w:color w:val="000000" w:themeColor="text1"/>
        </w:rPr>
      </w:pPr>
      <w:r w:rsidRPr="004B660F">
        <w:rPr>
          <w:rFonts w:ascii="Times New Roman" w:hAnsi="Times New Roman" w:cs="Times New Roman"/>
          <w:b/>
          <w:bCs/>
          <w:color w:val="0070C0"/>
        </w:rPr>
        <w:t xml:space="preserve">Last </w:t>
      </w:r>
      <w:r w:rsidR="006A35C8" w:rsidRPr="004B660F">
        <w:rPr>
          <w:rFonts w:ascii="Times New Roman" w:hAnsi="Times New Roman" w:cs="Times New Roman"/>
          <w:b/>
          <w:bCs/>
          <w:color w:val="0070C0"/>
        </w:rPr>
        <w:t>Study</w:t>
      </w:r>
      <w:r w:rsidRPr="004B660F">
        <w:rPr>
          <w:rFonts w:ascii="Times New Roman" w:hAnsi="Times New Roman" w:cs="Times New Roman"/>
          <w:b/>
          <w:bCs/>
          <w:color w:val="0070C0"/>
        </w:rPr>
        <w:t>:</w:t>
      </w:r>
      <w:r w:rsidRPr="004B660F">
        <w:rPr>
          <w:rFonts w:ascii="Times New Roman" w:hAnsi="Times New Roman" w:cs="Times New Roman"/>
          <w:color w:val="000000" w:themeColor="text1"/>
        </w:rPr>
        <w:t xml:space="preserve"> We record the last </w:t>
      </w:r>
      <w:r w:rsidR="00333E42" w:rsidRPr="004B660F">
        <w:rPr>
          <w:rFonts w:ascii="Times New Roman" w:hAnsi="Times New Roman" w:cs="Times New Roman"/>
          <w:color w:val="000000" w:themeColor="text1"/>
        </w:rPr>
        <w:t>study</w:t>
      </w:r>
      <w:r w:rsidRPr="004B660F">
        <w:rPr>
          <w:rFonts w:ascii="Times New Roman" w:hAnsi="Times New Roman" w:cs="Times New Roman"/>
          <w:color w:val="000000" w:themeColor="text1"/>
        </w:rPr>
        <w:t xml:space="preserve"> issued to the </w:t>
      </w:r>
      <w:r w:rsidR="006C5218" w:rsidRPr="004B660F">
        <w:rPr>
          <w:rFonts w:ascii="Times New Roman" w:hAnsi="Times New Roman" w:cs="Times New Roman"/>
          <w:color w:val="000000" w:themeColor="text1"/>
        </w:rPr>
        <w:t xml:space="preserve">interconnection request </w:t>
      </w:r>
      <w:r w:rsidR="00557F59" w:rsidRPr="004B660F">
        <w:rPr>
          <w:rFonts w:ascii="Times New Roman" w:hAnsi="Times New Roman" w:cs="Times New Roman"/>
          <w:color w:val="000000" w:themeColor="text1"/>
        </w:rPr>
        <w:t xml:space="preserve">as of </w:t>
      </w:r>
      <w:r w:rsidR="003D6EDD" w:rsidRPr="004B660F">
        <w:rPr>
          <w:rFonts w:ascii="Times New Roman" w:hAnsi="Times New Roman" w:cs="Times New Roman"/>
          <w:color w:val="000000" w:themeColor="text1"/>
        </w:rPr>
        <w:t>August 2024</w:t>
      </w:r>
      <w:r w:rsidRPr="004B660F">
        <w:rPr>
          <w:rFonts w:ascii="Times New Roman" w:hAnsi="Times New Roman" w:cs="Times New Roman"/>
          <w:color w:val="000000" w:themeColor="text1"/>
        </w:rPr>
        <w:t xml:space="preserve"> in the variable </w:t>
      </w:r>
      <w:proofErr w:type="spellStart"/>
      <w:r w:rsidR="00EA738B">
        <w:rPr>
          <w:rFonts w:ascii="Times New Roman" w:hAnsi="Times New Roman" w:cs="Times New Roman"/>
          <w:i/>
          <w:iCs/>
          <w:color w:val="0070C0"/>
        </w:rPr>
        <w:t>l</w:t>
      </w:r>
      <w:r w:rsidRPr="004B660F">
        <w:rPr>
          <w:rFonts w:ascii="Times New Roman" w:hAnsi="Times New Roman" w:cs="Times New Roman"/>
          <w:i/>
          <w:iCs/>
          <w:color w:val="0070C0"/>
        </w:rPr>
        <w:t>ast_</w:t>
      </w:r>
      <w:r w:rsidR="00EA738B">
        <w:rPr>
          <w:rFonts w:ascii="Times New Roman" w:hAnsi="Times New Roman" w:cs="Times New Roman"/>
          <w:i/>
          <w:iCs/>
          <w:color w:val="0070C0"/>
        </w:rPr>
        <w:t>s</w:t>
      </w:r>
      <w:r w:rsidR="006A35C8" w:rsidRPr="004B660F">
        <w:rPr>
          <w:rFonts w:ascii="Times New Roman" w:hAnsi="Times New Roman" w:cs="Times New Roman"/>
          <w:i/>
          <w:iCs/>
          <w:color w:val="0070C0"/>
        </w:rPr>
        <w:t>tudy</w:t>
      </w:r>
      <w:proofErr w:type="spellEnd"/>
      <w:r w:rsidRPr="004B660F">
        <w:rPr>
          <w:rFonts w:ascii="Times New Roman" w:hAnsi="Times New Roman" w:cs="Times New Roman"/>
          <w:color w:val="000000" w:themeColor="text1"/>
        </w:rPr>
        <w:t xml:space="preserve"> and its </w:t>
      </w:r>
      <w:r w:rsidR="00DF5A70">
        <w:rPr>
          <w:rFonts w:ascii="Times New Roman" w:hAnsi="Times New Roman" w:cs="Times New Roman"/>
          <w:color w:val="000000" w:themeColor="text1"/>
        </w:rPr>
        <w:t xml:space="preserve">numeric </w:t>
      </w:r>
      <w:r w:rsidRPr="004B660F">
        <w:rPr>
          <w:rFonts w:ascii="Times New Roman" w:hAnsi="Times New Roman" w:cs="Times New Roman"/>
          <w:color w:val="000000" w:themeColor="text1"/>
        </w:rPr>
        <w:t>classification in the variable</w:t>
      </w:r>
      <w:r w:rsidR="00EA738B">
        <w:rPr>
          <w:rFonts w:ascii="Times New Roman" w:hAnsi="Times New Roman" w:cs="Times New Roman"/>
          <w:color w:val="000000" w:themeColor="text1"/>
        </w:rPr>
        <w:t xml:space="preserve"> </w:t>
      </w:r>
      <w:proofErr w:type="spellStart"/>
      <w:r w:rsidR="00EA738B">
        <w:rPr>
          <w:rFonts w:ascii="Times New Roman" w:hAnsi="Times New Roman" w:cs="Times New Roman"/>
          <w:i/>
          <w:iCs/>
          <w:color w:val="0070C0"/>
        </w:rPr>
        <w:t>l</w:t>
      </w:r>
      <w:r w:rsidRPr="004B660F">
        <w:rPr>
          <w:rFonts w:ascii="Times New Roman" w:hAnsi="Times New Roman" w:cs="Times New Roman"/>
          <w:i/>
          <w:iCs/>
          <w:color w:val="0070C0"/>
        </w:rPr>
        <w:t>ast_</w:t>
      </w:r>
      <w:r w:rsidR="00EA738B">
        <w:rPr>
          <w:rFonts w:ascii="Times New Roman" w:hAnsi="Times New Roman" w:cs="Times New Roman"/>
          <w:i/>
          <w:iCs/>
          <w:color w:val="0070C0"/>
        </w:rPr>
        <w:t>s</w:t>
      </w:r>
      <w:r w:rsidR="006A35C8" w:rsidRPr="004B660F">
        <w:rPr>
          <w:rFonts w:ascii="Times New Roman" w:hAnsi="Times New Roman" w:cs="Times New Roman"/>
          <w:i/>
          <w:iCs/>
          <w:color w:val="0070C0"/>
        </w:rPr>
        <w:t>tudy</w:t>
      </w:r>
      <w:r w:rsidRPr="004B660F">
        <w:rPr>
          <w:rFonts w:ascii="Times New Roman" w:hAnsi="Times New Roman" w:cs="Times New Roman"/>
          <w:i/>
          <w:iCs/>
          <w:color w:val="0070C0"/>
        </w:rPr>
        <w:t>_</w:t>
      </w:r>
      <w:r w:rsidR="00EA738B">
        <w:rPr>
          <w:rFonts w:ascii="Times New Roman" w:hAnsi="Times New Roman" w:cs="Times New Roman"/>
          <w:i/>
          <w:iCs/>
          <w:color w:val="0070C0"/>
        </w:rPr>
        <w:t>id</w:t>
      </w:r>
      <w:proofErr w:type="spellEnd"/>
      <w:r w:rsidRPr="004B660F">
        <w:rPr>
          <w:rFonts w:ascii="Times New Roman" w:hAnsi="Times New Roman" w:cs="Times New Roman"/>
          <w:color w:val="000000" w:themeColor="text1"/>
        </w:rPr>
        <w:t xml:space="preserve">. </w:t>
      </w:r>
    </w:p>
    <w:p w14:paraId="03E5B5D9" w14:textId="77777777" w:rsidR="008A1280" w:rsidRPr="004B660F" w:rsidRDefault="008A1280" w:rsidP="008A1280">
      <w:pPr>
        <w:pStyle w:val="ListParagraph"/>
        <w:rPr>
          <w:rFonts w:ascii="Times New Roman" w:hAnsi="Times New Roman" w:cs="Times New Roman"/>
          <w:color w:val="000000" w:themeColor="text1"/>
        </w:rPr>
      </w:pPr>
    </w:p>
    <w:p w14:paraId="1E10C1C0" w14:textId="080F4C82" w:rsidR="008A1280" w:rsidRPr="004B660F" w:rsidRDefault="008A1280" w:rsidP="00C8641D">
      <w:pPr>
        <w:pStyle w:val="ListParagraph"/>
        <w:numPr>
          <w:ilvl w:val="0"/>
          <w:numId w:val="5"/>
        </w:numPr>
        <w:shd w:val="clear" w:color="auto" w:fill="FFFFFF"/>
        <w:spacing w:line="240" w:lineRule="auto"/>
        <w:rPr>
          <w:rFonts w:ascii="Times New Roman" w:hAnsi="Times New Roman" w:cs="Times New Roman"/>
          <w:color w:val="000000" w:themeColor="text1"/>
        </w:rPr>
      </w:pPr>
      <w:r w:rsidRPr="004B660F">
        <w:rPr>
          <w:rFonts w:ascii="Times New Roman" w:hAnsi="Times New Roman" w:cs="Times New Roman"/>
          <w:b/>
          <w:bCs/>
          <w:color w:val="0070C0"/>
          <w:highlight w:val="white"/>
        </w:rPr>
        <w:t>Developer:</w:t>
      </w:r>
      <w:r w:rsidRPr="004B660F">
        <w:rPr>
          <w:rFonts w:ascii="Times New Roman" w:hAnsi="Times New Roman" w:cs="Times New Roman"/>
          <w:color w:val="000000" w:themeColor="text1"/>
          <w:highlight w:val="white"/>
        </w:rPr>
        <w:t xml:space="preserve"> </w:t>
      </w:r>
      <w:r w:rsidRPr="004B660F">
        <w:rPr>
          <w:rFonts w:ascii="Times New Roman" w:hAnsi="Times New Roman" w:cs="Times New Roman"/>
          <w:color w:val="000000" w:themeColor="text1"/>
        </w:rPr>
        <w:t>The engineering stud</w:t>
      </w:r>
      <w:r w:rsidR="00557F59" w:rsidRPr="004B660F">
        <w:rPr>
          <w:rFonts w:ascii="Times New Roman" w:hAnsi="Times New Roman" w:cs="Times New Roman"/>
          <w:color w:val="000000" w:themeColor="text1"/>
        </w:rPr>
        <w:t>ies</w:t>
      </w:r>
      <w:r w:rsidRPr="004B660F">
        <w:rPr>
          <w:rFonts w:ascii="Times New Roman" w:hAnsi="Times New Roman" w:cs="Times New Roman"/>
          <w:color w:val="000000" w:themeColor="text1"/>
        </w:rPr>
        <w:t xml:space="preserve"> </w:t>
      </w:r>
      <w:r w:rsidR="00C8641D" w:rsidRPr="004B660F">
        <w:rPr>
          <w:rFonts w:ascii="Times New Roman" w:hAnsi="Times New Roman" w:cs="Times New Roman"/>
          <w:color w:val="000000" w:themeColor="text1"/>
        </w:rPr>
        <w:t xml:space="preserve">often </w:t>
      </w:r>
      <w:r w:rsidR="00557F59" w:rsidRPr="004B660F">
        <w:rPr>
          <w:rFonts w:ascii="Times New Roman" w:hAnsi="Times New Roman" w:cs="Times New Roman"/>
          <w:color w:val="000000" w:themeColor="text1"/>
        </w:rPr>
        <w:t xml:space="preserve">list </w:t>
      </w:r>
      <w:r w:rsidRPr="004B660F">
        <w:rPr>
          <w:rFonts w:ascii="Times New Roman" w:hAnsi="Times New Roman" w:cs="Times New Roman"/>
          <w:color w:val="000000" w:themeColor="text1"/>
        </w:rPr>
        <w:t>the</w:t>
      </w:r>
      <w:r w:rsidR="00C8641D" w:rsidRPr="004B660F">
        <w:rPr>
          <w:rFonts w:ascii="Times New Roman" w:hAnsi="Times New Roman" w:cs="Times New Roman"/>
          <w:color w:val="000000" w:themeColor="text1"/>
        </w:rPr>
        <w:t xml:space="preserve"> </w:t>
      </w:r>
      <w:r w:rsidRPr="004B660F">
        <w:rPr>
          <w:rFonts w:ascii="Times New Roman" w:hAnsi="Times New Roman" w:cs="Times New Roman"/>
          <w:color w:val="000000" w:themeColor="text1"/>
        </w:rPr>
        <w:t>developer</w:t>
      </w:r>
      <w:r w:rsidR="00C8641D" w:rsidRPr="004B660F">
        <w:rPr>
          <w:rFonts w:ascii="Times New Roman" w:hAnsi="Times New Roman" w:cs="Times New Roman"/>
          <w:color w:val="000000" w:themeColor="text1"/>
        </w:rPr>
        <w:t xml:space="preserve"> associated with the request in the </w:t>
      </w:r>
      <w:r w:rsidR="00EA738B">
        <w:rPr>
          <w:rFonts w:ascii="Times New Roman" w:hAnsi="Times New Roman" w:cs="Times New Roman"/>
          <w:color w:val="000000" w:themeColor="text1"/>
        </w:rPr>
        <w:t>System Impact</w:t>
      </w:r>
      <w:r w:rsidR="00C8641D" w:rsidRPr="004B660F">
        <w:rPr>
          <w:rFonts w:ascii="Times New Roman" w:hAnsi="Times New Roman" w:cs="Times New Roman"/>
          <w:color w:val="000000" w:themeColor="text1"/>
        </w:rPr>
        <w:t xml:space="preserve"> and </w:t>
      </w:r>
      <w:r w:rsidR="00EA738B">
        <w:rPr>
          <w:rFonts w:ascii="Times New Roman" w:hAnsi="Times New Roman" w:cs="Times New Roman"/>
          <w:color w:val="000000" w:themeColor="text1"/>
        </w:rPr>
        <w:t>Facility</w:t>
      </w:r>
      <w:r w:rsidR="00C8641D" w:rsidRPr="004B660F">
        <w:rPr>
          <w:rFonts w:ascii="Times New Roman" w:hAnsi="Times New Roman" w:cs="Times New Roman"/>
          <w:color w:val="000000" w:themeColor="text1"/>
        </w:rPr>
        <w:t xml:space="preserve"> studies</w:t>
      </w:r>
      <w:r w:rsidRPr="004B660F">
        <w:rPr>
          <w:rFonts w:ascii="Times New Roman" w:hAnsi="Times New Roman" w:cs="Times New Roman"/>
          <w:color w:val="000000" w:themeColor="text1"/>
        </w:rPr>
        <w:t xml:space="preserve">. We record </w:t>
      </w:r>
      <w:r w:rsidR="00C8641D" w:rsidRPr="004B660F">
        <w:rPr>
          <w:rFonts w:ascii="Times New Roman" w:hAnsi="Times New Roman" w:cs="Times New Roman"/>
          <w:color w:val="000000" w:themeColor="text1"/>
        </w:rPr>
        <w:t xml:space="preserve">this company </w:t>
      </w:r>
      <w:r w:rsidRPr="004B660F">
        <w:rPr>
          <w:rFonts w:ascii="Times New Roman" w:hAnsi="Times New Roman" w:cs="Times New Roman"/>
          <w:color w:val="000000" w:themeColor="text1"/>
        </w:rPr>
        <w:t xml:space="preserve">in the </w:t>
      </w:r>
      <w:r w:rsidR="00EA738B">
        <w:rPr>
          <w:rFonts w:ascii="Times New Roman" w:hAnsi="Times New Roman" w:cs="Times New Roman"/>
          <w:i/>
          <w:iCs/>
          <w:color w:val="0070C0"/>
        </w:rPr>
        <w:t>d</w:t>
      </w:r>
      <w:r w:rsidRPr="004B660F">
        <w:rPr>
          <w:rFonts w:ascii="Times New Roman" w:hAnsi="Times New Roman" w:cs="Times New Roman"/>
          <w:i/>
          <w:iCs/>
          <w:color w:val="0070C0"/>
        </w:rPr>
        <w:t>eveloper</w:t>
      </w:r>
      <w:r w:rsidRPr="004B660F">
        <w:rPr>
          <w:rFonts w:ascii="Times New Roman" w:hAnsi="Times New Roman" w:cs="Times New Roman"/>
          <w:color w:val="0070C0"/>
        </w:rPr>
        <w:t xml:space="preserve"> </w:t>
      </w:r>
      <w:r w:rsidRPr="004B660F">
        <w:rPr>
          <w:rFonts w:ascii="Times New Roman" w:hAnsi="Times New Roman" w:cs="Times New Roman"/>
          <w:color w:val="000000" w:themeColor="text1"/>
        </w:rPr>
        <w:t>variable</w:t>
      </w:r>
      <w:r w:rsidR="00F5742D" w:rsidRPr="004B660F">
        <w:rPr>
          <w:rFonts w:ascii="Times New Roman" w:hAnsi="Times New Roman" w:cs="Times New Roman"/>
          <w:color w:val="000000" w:themeColor="text1"/>
        </w:rPr>
        <w:t>; if the developer is an LLC, we attempt to match it to its parent company and record that instead</w:t>
      </w:r>
      <w:r w:rsidRPr="004B660F">
        <w:rPr>
          <w:rFonts w:ascii="Times New Roman" w:hAnsi="Times New Roman" w:cs="Times New Roman"/>
          <w:color w:val="000000" w:themeColor="text1"/>
        </w:rPr>
        <w:t xml:space="preserve">. </w:t>
      </w:r>
      <w:r w:rsidR="00C8641D" w:rsidRPr="004B660F">
        <w:rPr>
          <w:rFonts w:ascii="Times New Roman" w:hAnsi="Times New Roman" w:cs="Times New Roman"/>
          <w:color w:val="000000" w:themeColor="text1"/>
        </w:rPr>
        <w:t xml:space="preserve">We </w:t>
      </w:r>
      <w:r w:rsidR="00C8641D" w:rsidRPr="004B660F">
        <w:rPr>
          <w:rFonts w:ascii="Times New Roman" w:hAnsi="Times New Roman" w:cs="Times New Roman"/>
          <w:color w:val="000000" w:themeColor="text1"/>
        </w:rPr>
        <w:lastRenderedPageBreak/>
        <w:t>also infer developers based on news articles</w:t>
      </w:r>
      <w:r w:rsidR="00F5742D" w:rsidRPr="004B660F">
        <w:rPr>
          <w:rFonts w:ascii="Times New Roman" w:hAnsi="Times New Roman" w:cs="Times New Roman"/>
          <w:color w:val="000000" w:themeColor="text1"/>
        </w:rPr>
        <w:t xml:space="preserve"> and other sources when possible, so the information in this variable </w:t>
      </w:r>
      <w:r w:rsidR="00DF5A70">
        <w:rPr>
          <w:rFonts w:ascii="Times New Roman" w:hAnsi="Times New Roman" w:cs="Times New Roman"/>
          <w:color w:val="000000" w:themeColor="text1"/>
        </w:rPr>
        <w:t>does not only come</w:t>
      </w:r>
      <w:r w:rsidR="00F5742D" w:rsidRPr="004B660F">
        <w:rPr>
          <w:rFonts w:ascii="Times New Roman" w:hAnsi="Times New Roman" w:cs="Times New Roman"/>
          <w:color w:val="000000" w:themeColor="text1"/>
        </w:rPr>
        <w:t xml:space="preserve"> from the engineering studies.</w:t>
      </w:r>
      <w:r w:rsidR="00C8641D" w:rsidRPr="004B660F">
        <w:rPr>
          <w:rFonts w:ascii="Times New Roman" w:hAnsi="Times New Roman" w:cs="Times New Roman"/>
          <w:color w:val="000000" w:themeColor="text1"/>
        </w:rPr>
        <w:t xml:space="preserve"> </w:t>
      </w:r>
    </w:p>
    <w:p w14:paraId="339B130E" w14:textId="77777777" w:rsidR="00E33C8A" w:rsidRDefault="00E33C8A" w:rsidP="008A1280">
      <w:pPr>
        <w:shd w:val="clear" w:color="auto" w:fill="FFFFFF"/>
        <w:spacing w:line="240" w:lineRule="auto"/>
        <w:rPr>
          <w:rFonts w:ascii="Times New Roman" w:hAnsi="Times New Roman" w:cs="Times New Roman"/>
          <w:color w:val="000000" w:themeColor="text1"/>
          <w:sz w:val="24"/>
          <w:szCs w:val="24"/>
          <w:highlight w:val="white"/>
        </w:rPr>
      </w:pPr>
    </w:p>
    <w:p w14:paraId="5BC6F7D4" w14:textId="77777777" w:rsidR="00A15CD5" w:rsidRPr="004B660F" w:rsidRDefault="00A15CD5" w:rsidP="008A1280">
      <w:pPr>
        <w:shd w:val="clear" w:color="auto" w:fill="FFFFFF"/>
        <w:spacing w:line="240" w:lineRule="auto"/>
        <w:rPr>
          <w:rFonts w:ascii="Times New Roman" w:hAnsi="Times New Roman" w:cs="Times New Roman"/>
          <w:color w:val="000000" w:themeColor="text1"/>
          <w:sz w:val="24"/>
          <w:szCs w:val="24"/>
          <w:highlight w:val="white"/>
        </w:rPr>
      </w:pPr>
    </w:p>
    <w:p w14:paraId="377E4ADE" w14:textId="4C71FB06" w:rsidR="00E33C8A" w:rsidRPr="004B660F" w:rsidRDefault="00F70EF5" w:rsidP="008A1280">
      <w:pPr>
        <w:shd w:val="clear" w:color="auto" w:fill="FFFFFF"/>
        <w:spacing w:line="240" w:lineRule="auto"/>
        <w:rPr>
          <w:rFonts w:ascii="Times New Roman" w:hAnsi="Times New Roman" w:cs="Times New Roman"/>
          <w:b/>
          <w:bCs/>
          <w:color w:val="000000" w:themeColor="text1"/>
          <w:sz w:val="24"/>
          <w:szCs w:val="24"/>
          <w:highlight w:val="white"/>
        </w:rPr>
      </w:pPr>
      <w:r>
        <w:rPr>
          <w:rFonts w:ascii="Times New Roman" w:hAnsi="Times New Roman" w:cs="Times New Roman"/>
          <w:b/>
          <w:bCs/>
          <w:color w:val="0070C0"/>
          <w:sz w:val="24"/>
          <w:szCs w:val="24"/>
          <w:highlight w:val="white"/>
        </w:rPr>
        <w:t>Request</w:t>
      </w:r>
      <w:r w:rsidRPr="004B660F">
        <w:rPr>
          <w:rFonts w:ascii="Times New Roman" w:hAnsi="Times New Roman" w:cs="Times New Roman"/>
          <w:b/>
          <w:bCs/>
          <w:color w:val="0070C0"/>
          <w:sz w:val="24"/>
          <w:szCs w:val="24"/>
          <w:highlight w:val="white"/>
        </w:rPr>
        <w:t xml:space="preserve"> </w:t>
      </w:r>
      <w:r w:rsidR="00E33C8A" w:rsidRPr="004B660F">
        <w:rPr>
          <w:rFonts w:ascii="Times New Roman" w:hAnsi="Times New Roman" w:cs="Times New Roman"/>
          <w:b/>
          <w:bCs/>
          <w:color w:val="0070C0"/>
          <w:sz w:val="24"/>
          <w:szCs w:val="24"/>
          <w:highlight w:val="white"/>
        </w:rPr>
        <w:t>Characteristics:</w:t>
      </w:r>
      <w:r w:rsidR="00DF4BDD" w:rsidRPr="004B660F">
        <w:rPr>
          <w:rFonts w:ascii="Times New Roman" w:hAnsi="Times New Roman" w:cs="Times New Roman"/>
          <w:b/>
          <w:bCs/>
          <w:color w:val="0070C0"/>
          <w:sz w:val="24"/>
          <w:szCs w:val="24"/>
          <w:highlight w:val="white"/>
        </w:rPr>
        <w:t xml:space="preserve"> </w:t>
      </w:r>
    </w:p>
    <w:p w14:paraId="398C6EF7" w14:textId="77777777" w:rsidR="00E33C8A" w:rsidRPr="004B660F" w:rsidRDefault="00E33C8A" w:rsidP="008A1280">
      <w:pPr>
        <w:shd w:val="clear" w:color="auto" w:fill="FFFFFF"/>
        <w:spacing w:line="240" w:lineRule="auto"/>
        <w:rPr>
          <w:rFonts w:ascii="Times New Roman" w:hAnsi="Times New Roman" w:cs="Times New Roman"/>
          <w:color w:val="000000" w:themeColor="text1"/>
          <w:sz w:val="24"/>
          <w:szCs w:val="24"/>
          <w:highlight w:val="white"/>
        </w:rPr>
      </w:pPr>
    </w:p>
    <w:p w14:paraId="5A9BF9DC" w14:textId="2087F5A4" w:rsidR="00E33C8A" w:rsidRPr="00F10E6D" w:rsidRDefault="00E33C8A" w:rsidP="008A1280">
      <w:pPr>
        <w:pStyle w:val="ListParagraph"/>
        <w:numPr>
          <w:ilvl w:val="0"/>
          <w:numId w:val="7"/>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Uprates:</w:t>
      </w:r>
      <w:r w:rsidRPr="004B660F">
        <w:rPr>
          <w:rFonts w:ascii="Times New Roman" w:hAnsi="Times New Roman" w:cs="Times New Roman"/>
          <w:color w:val="000000" w:themeColor="text1"/>
          <w:highlight w:val="white"/>
        </w:rPr>
        <w:t xml:space="preserve"> </w:t>
      </w:r>
      <w:r w:rsidR="00F5742D" w:rsidRPr="004B660F">
        <w:rPr>
          <w:rFonts w:ascii="Times New Roman" w:hAnsi="Times New Roman" w:cs="Times New Roman"/>
          <w:color w:val="000000" w:themeColor="text1"/>
          <w:highlight w:val="white"/>
        </w:rPr>
        <w:t xml:space="preserve">Interconnection requests </w:t>
      </w:r>
      <w:r w:rsidR="00EA738B">
        <w:rPr>
          <w:rFonts w:ascii="Times New Roman" w:hAnsi="Times New Roman" w:cs="Times New Roman"/>
          <w:color w:val="000000" w:themeColor="text1"/>
          <w:highlight w:val="white"/>
        </w:rPr>
        <w:t>may</w:t>
      </w:r>
      <w:r w:rsidR="00F5742D" w:rsidRPr="004B660F">
        <w:rPr>
          <w:rFonts w:ascii="Times New Roman" w:hAnsi="Times New Roman" w:cs="Times New Roman"/>
          <w:color w:val="000000" w:themeColor="text1"/>
          <w:highlight w:val="white"/>
        </w:rPr>
        <w:t xml:space="preserve"> </w:t>
      </w:r>
      <w:r w:rsidR="00EA738B">
        <w:rPr>
          <w:rFonts w:ascii="Times New Roman" w:hAnsi="Times New Roman" w:cs="Times New Roman"/>
          <w:color w:val="000000" w:themeColor="text1"/>
          <w:highlight w:val="white"/>
        </w:rPr>
        <w:t>include proposals</w:t>
      </w:r>
      <w:r w:rsidRPr="004B660F">
        <w:rPr>
          <w:rFonts w:ascii="Times New Roman" w:hAnsi="Times New Roman" w:cs="Times New Roman"/>
          <w:color w:val="000000" w:themeColor="text1"/>
          <w:highlight w:val="white"/>
        </w:rPr>
        <w:t xml:space="preserve"> to increase the energy or capacity resource of an existing </w:t>
      </w:r>
      <w:r w:rsidR="00EA738B">
        <w:rPr>
          <w:rFonts w:ascii="Times New Roman" w:hAnsi="Times New Roman" w:cs="Times New Roman"/>
          <w:color w:val="000000" w:themeColor="text1"/>
          <w:highlight w:val="white"/>
        </w:rPr>
        <w:t>generator</w:t>
      </w:r>
      <w:r w:rsidRPr="004B660F">
        <w:rPr>
          <w:rFonts w:ascii="Times New Roman" w:hAnsi="Times New Roman" w:cs="Times New Roman"/>
          <w:color w:val="000000" w:themeColor="text1"/>
          <w:highlight w:val="white"/>
        </w:rPr>
        <w:t xml:space="preserve"> that has already been completed or is already waiting in the interconnection queue. The </w:t>
      </w:r>
      <w:r w:rsidR="00F10E6D">
        <w:rPr>
          <w:rFonts w:ascii="Times New Roman" w:hAnsi="Times New Roman" w:cs="Times New Roman"/>
          <w:i/>
          <w:iCs/>
          <w:color w:val="0070C0"/>
          <w:highlight w:val="white"/>
        </w:rPr>
        <w:t>u</w:t>
      </w:r>
      <w:r w:rsidRPr="004B660F">
        <w:rPr>
          <w:rFonts w:ascii="Times New Roman" w:hAnsi="Times New Roman" w:cs="Times New Roman"/>
          <w:i/>
          <w:iCs/>
          <w:color w:val="0070C0"/>
          <w:highlight w:val="white"/>
        </w:rPr>
        <w:t>prate</w:t>
      </w:r>
      <w:r w:rsidRPr="004B660F">
        <w:rPr>
          <w:rFonts w:ascii="Times New Roman" w:hAnsi="Times New Roman" w:cs="Times New Roman"/>
          <w:color w:val="0070C0"/>
          <w:highlight w:val="white"/>
        </w:rPr>
        <w:t xml:space="preserve"> </w:t>
      </w:r>
      <w:r w:rsidRPr="004B660F">
        <w:rPr>
          <w:rFonts w:ascii="Times New Roman" w:hAnsi="Times New Roman" w:cs="Times New Roman"/>
          <w:color w:val="000000" w:themeColor="text1"/>
          <w:highlight w:val="white"/>
        </w:rPr>
        <w:t xml:space="preserve">variable is </w:t>
      </w:r>
      <w:r w:rsidR="00EA738B">
        <w:rPr>
          <w:rFonts w:ascii="Times New Roman" w:hAnsi="Times New Roman" w:cs="Times New Roman"/>
          <w:color w:val="000000" w:themeColor="text1"/>
          <w:highlight w:val="white"/>
        </w:rPr>
        <w:t xml:space="preserve">coded as </w:t>
      </w:r>
      <w:r w:rsidRPr="004B660F">
        <w:rPr>
          <w:rFonts w:ascii="Times New Roman" w:hAnsi="Times New Roman" w:cs="Times New Roman"/>
          <w:color w:val="000000" w:themeColor="text1"/>
          <w:highlight w:val="white"/>
        </w:rPr>
        <w:t xml:space="preserve">1 if the </w:t>
      </w:r>
      <w:r w:rsidR="00EA738B">
        <w:rPr>
          <w:rFonts w:ascii="Times New Roman" w:hAnsi="Times New Roman" w:cs="Times New Roman"/>
          <w:color w:val="000000" w:themeColor="text1"/>
          <w:highlight w:val="white"/>
        </w:rPr>
        <w:t>request</w:t>
      </w:r>
      <w:r w:rsidRPr="004B660F">
        <w:rPr>
          <w:rFonts w:ascii="Times New Roman" w:hAnsi="Times New Roman" w:cs="Times New Roman"/>
          <w:color w:val="000000" w:themeColor="text1"/>
          <w:highlight w:val="white"/>
        </w:rPr>
        <w:t xml:space="preserve"> is an uprate</w:t>
      </w:r>
      <w:r w:rsidR="00EA738B">
        <w:rPr>
          <w:rFonts w:ascii="Times New Roman" w:hAnsi="Times New Roman" w:cs="Times New Roman"/>
          <w:color w:val="000000" w:themeColor="text1"/>
          <w:highlight w:val="white"/>
        </w:rPr>
        <w:t xml:space="preserve"> and </w:t>
      </w:r>
      <w:r w:rsidRPr="004B660F">
        <w:rPr>
          <w:rFonts w:ascii="Times New Roman" w:hAnsi="Times New Roman" w:cs="Times New Roman"/>
          <w:color w:val="000000" w:themeColor="text1"/>
          <w:highlight w:val="white"/>
        </w:rPr>
        <w:t>0 if it is not</w:t>
      </w:r>
      <w:r w:rsidRPr="00E5205F">
        <w:rPr>
          <w:rFonts w:ascii="Times New Roman" w:hAnsi="Times New Roman" w:cs="Times New Roman"/>
          <w:color w:val="000000" w:themeColor="text1"/>
          <w:highlight w:val="white"/>
        </w:rPr>
        <w:t>.</w:t>
      </w:r>
      <w:r w:rsidR="00F10E6D" w:rsidRPr="00E5205F">
        <w:rPr>
          <w:rFonts w:ascii="Times New Roman" w:hAnsi="Times New Roman" w:cs="Times New Roman"/>
          <w:color w:val="000000" w:themeColor="text1"/>
          <w:highlight w:val="white"/>
        </w:rPr>
        <w:t xml:space="preserve"> </w:t>
      </w:r>
      <w:r w:rsidR="00E5205F" w:rsidRPr="00E5205F">
        <w:rPr>
          <w:rFonts w:ascii="Times New Roman" w:hAnsi="Times New Roman" w:cs="Times New Roman"/>
        </w:rPr>
        <w:t>When the study explicitly mentions the queue number of the original generator that the request is an uprate to, we record that number in the variable</w:t>
      </w:r>
      <w:r w:rsidR="00E5205F">
        <w:t xml:space="preserve"> </w:t>
      </w:r>
      <w:proofErr w:type="spellStart"/>
      <w:r w:rsidR="00E5205F">
        <w:rPr>
          <w:rFonts w:ascii="Times New Roman" w:hAnsi="Times New Roman" w:cs="Times New Roman" w:hint="eastAsia"/>
          <w:i/>
          <w:iCs/>
          <w:color w:val="0070C0"/>
          <w:lang w:eastAsia="zh-CN"/>
        </w:rPr>
        <w:t>uprate_</w:t>
      </w:r>
      <w:r w:rsidR="00FF5409">
        <w:rPr>
          <w:rFonts w:ascii="Times New Roman" w:hAnsi="Times New Roman" w:cs="Times New Roman" w:hint="eastAsia"/>
          <w:i/>
          <w:iCs/>
          <w:color w:val="0070C0"/>
          <w:lang w:eastAsia="zh-CN"/>
        </w:rPr>
        <w:t>to</w:t>
      </w:r>
      <w:proofErr w:type="spellEnd"/>
      <w:r w:rsidR="00F10E6D">
        <w:rPr>
          <w:rFonts w:ascii="Times New Roman" w:eastAsiaTheme="minorEastAsia" w:hAnsi="Times New Roman" w:cs="Times New Roman"/>
          <w:color w:val="000000" w:themeColor="text1"/>
          <w:lang w:val="en-US" w:eastAsia="zh-CN"/>
          <w14:ligatures w14:val="standardContextual"/>
        </w:rPr>
        <w:t>.</w:t>
      </w:r>
    </w:p>
    <w:p w14:paraId="71C0360A" w14:textId="77777777" w:rsidR="00E33C8A" w:rsidRPr="004B660F" w:rsidRDefault="00E33C8A" w:rsidP="008A1280">
      <w:pPr>
        <w:spacing w:line="240" w:lineRule="auto"/>
        <w:rPr>
          <w:rFonts w:ascii="Times New Roman" w:hAnsi="Times New Roman" w:cs="Times New Roman"/>
          <w:b/>
          <w:bCs/>
          <w:color w:val="0070C0"/>
          <w:highlight w:val="white"/>
        </w:rPr>
      </w:pPr>
    </w:p>
    <w:p w14:paraId="0BE176CD" w14:textId="04BFB219" w:rsidR="00E33C8A" w:rsidRPr="004B660F" w:rsidRDefault="00E33C8A" w:rsidP="008A1280">
      <w:pPr>
        <w:pStyle w:val="ListParagraph"/>
        <w:numPr>
          <w:ilvl w:val="0"/>
          <w:numId w:val="7"/>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Fuel Type:</w:t>
      </w:r>
      <w:r w:rsidRPr="004B660F">
        <w:rPr>
          <w:rFonts w:ascii="Times New Roman" w:hAnsi="Times New Roman" w:cs="Times New Roman"/>
          <w:color w:val="000000" w:themeColor="text1"/>
          <w:highlight w:val="white"/>
        </w:rPr>
        <w:t xml:space="preserve"> </w:t>
      </w:r>
      <w:r w:rsidRPr="004B660F">
        <w:rPr>
          <w:rFonts w:ascii="Times New Roman" w:hAnsi="Times New Roman" w:cs="Times New Roman"/>
        </w:rPr>
        <w:t xml:space="preserve">We obtain the fuel type </w:t>
      </w:r>
      <w:r w:rsidR="00FF5409">
        <w:rPr>
          <w:rFonts w:ascii="Times New Roman" w:hAnsi="Times New Roman" w:cs="Times New Roman" w:hint="eastAsia"/>
          <w:lang w:eastAsia="zh-CN"/>
        </w:rPr>
        <w:t xml:space="preserve">variable </w:t>
      </w:r>
      <w:r w:rsidR="00FF5409" w:rsidRPr="00FF5409">
        <w:rPr>
          <w:rFonts w:ascii="Times New Roman" w:hAnsi="Times New Roman" w:cs="Times New Roman" w:hint="eastAsia"/>
          <w:i/>
          <w:iCs/>
          <w:color w:val="0070C0"/>
          <w:lang w:eastAsia="zh-CN"/>
        </w:rPr>
        <w:t>fuel</w:t>
      </w:r>
      <w:r w:rsidR="00FF5409" w:rsidRPr="00FF5409">
        <w:rPr>
          <w:rFonts w:ascii="Times New Roman" w:hAnsi="Times New Roman" w:cs="Times New Roman" w:hint="eastAsia"/>
          <w:color w:val="0070C0"/>
          <w:lang w:eastAsia="zh-CN"/>
        </w:rPr>
        <w:t xml:space="preserve"> </w:t>
      </w:r>
      <w:r w:rsidRPr="004B660F">
        <w:rPr>
          <w:rFonts w:ascii="Times New Roman" w:hAnsi="Times New Roman" w:cs="Times New Roman"/>
        </w:rPr>
        <w:t xml:space="preserve">from the publicly available PJM planning queue data. In R, we extract the first listed fuel and record it as the primary fuel type in the variable </w:t>
      </w:r>
      <w:proofErr w:type="spellStart"/>
      <w:r w:rsidR="006520EB">
        <w:rPr>
          <w:rFonts w:ascii="Times New Roman" w:hAnsi="Times New Roman" w:cs="Times New Roman"/>
          <w:i/>
          <w:iCs/>
          <w:color w:val="0070C0"/>
        </w:rPr>
        <w:t>f</w:t>
      </w:r>
      <w:r w:rsidRPr="004B660F">
        <w:rPr>
          <w:rFonts w:ascii="Times New Roman" w:hAnsi="Times New Roman" w:cs="Times New Roman"/>
          <w:i/>
          <w:iCs/>
          <w:color w:val="0070C0"/>
        </w:rPr>
        <w:t>uel</w:t>
      </w:r>
      <w:r w:rsidR="00FF5409">
        <w:rPr>
          <w:rFonts w:ascii="Times New Roman" w:hAnsi="Times New Roman" w:cs="Times New Roman" w:hint="eastAsia"/>
          <w:i/>
          <w:iCs/>
          <w:color w:val="0070C0"/>
          <w:lang w:eastAsia="zh-CN"/>
        </w:rPr>
        <w:t>_prim</w:t>
      </w:r>
      <w:proofErr w:type="spellEnd"/>
      <w:r w:rsidRPr="004B660F">
        <w:rPr>
          <w:rFonts w:ascii="Times New Roman" w:hAnsi="Times New Roman" w:cs="Times New Roman"/>
        </w:rPr>
        <w:t xml:space="preserve">. We also generate the variable </w:t>
      </w:r>
      <w:proofErr w:type="spellStart"/>
      <w:r w:rsidR="006520EB">
        <w:rPr>
          <w:rFonts w:ascii="Times New Roman" w:hAnsi="Times New Roman" w:cs="Times New Roman"/>
          <w:i/>
          <w:iCs/>
          <w:color w:val="0070C0"/>
        </w:rPr>
        <w:t>w</w:t>
      </w:r>
      <w:r w:rsidRPr="004B660F">
        <w:rPr>
          <w:rFonts w:ascii="Times New Roman" w:hAnsi="Times New Roman" w:cs="Times New Roman"/>
          <w:i/>
          <w:iCs/>
          <w:color w:val="0070C0"/>
        </w:rPr>
        <w:t>ind</w:t>
      </w:r>
      <w:r w:rsidR="006520EB">
        <w:rPr>
          <w:rFonts w:ascii="Times New Roman" w:hAnsi="Times New Roman" w:cs="Times New Roman"/>
          <w:i/>
          <w:iCs/>
          <w:color w:val="0070C0"/>
        </w:rPr>
        <w:t>_s</w:t>
      </w:r>
      <w:r w:rsidRPr="004B660F">
        <w:rPr>
          <w:rFonts w:ascii="Times New Roman" w:hAnsi="Times New Roman" w:cs="Times New Roman"/>
          <w:i/>
          <w:iCs/>
          <w:color w:val="0070C0"/>
        </w:rPr>
        <w:t>olar</w:t>
      </w:r>
      <w:proofErr w:type="spellEnd"/>
      <w:r w:rsidRPr="004B660F">
        <w:rPr>
          <w:rFonts w:ascii="Times New Roman" w:hAnsi="Times New Roman" w:cs="Times New Roman"/>
          <w:color w:val="0070C0"/>
        </w:rPr>
        <w:t xml:space="preserve"> </w:t>
      </w:r>
      <w:r w:rsidR="00F5742D" w:rsidRPr="004B660F">
        <w:rPr>
          <w:rFonts w:ascii="Times New Roman" w:hAnsi="Times New Roman" w:cs="Times New Roman"/>
        </w:rPr>
        <w:t>which is an</w:t>
      </w:r>
      <w:r w:rsidRPr="004B660F">
        <w:rPr>
          <w:rFonts w:ascii="Times New Roman" w:hAnsi="Times New Roman" w:cs="Times New Roman"/>
        </w:rPr>
        <w:t xml:space="preserve"> </w:t>
      </w:r>
      <w:r w:rsidR="00F5742D" w:rsidRPr="004B660F">
        <w:rPr>
          <w:rFonts w:ascii="Times New Roman" w:hAnsi="Times New Roman" w:cs="Times New Roman"/>
        </w:rPr>
        <w:t xml:space="preserve">indicator for if the fuel type includes </w:t>
      </w:r>
      <w:r w:rsidRPr="004B660F">
        <w:rPr>
          <w:rFonts w:ascii="Times New Roman" w:hAnsi="Times New Roman" w:cs="Times New Roman"/>
        </w:rPr>
        <w:t>wind or solar</w:t>
      </w:r>
      <w:r w:rsidR="00F5742D" w:rsidRPr="004B660F">
        <w:rPr>
          <w:rFonts w:ascii="Times New Roman" w:hAnsi="Times New Roman" w:cs="Times New Roman"/>
        </w:rPr>
        <w:t>.</w:t>
      </w:r>
    </w:p>
    <w:p w14:paraId="2DD2D27B" w14:textId="77777777" w:rsidR="00E33C8A" w:rsidRPr="004B660F" w:rsidRDefault="00E33C8A" w:rsidP="008A1280">
      <w:pPr>
        <w:shd w:val="clear" w:color="auto" w:fill="FFFFFF"/>
        <w:spacing w:line="240" w:lineRule="auto"/>
        <w:ind w:left="360"/>
        <w:rPr>
          <w:rFonts w:ascii="Times New Roman" w:hAnsi="Times New Roman" w:cs="Times New Roman"/>
          <w:color w:val="000000" w:themeColor="text1"/>
          <w:highlight w:val="white"/>
        </w:rPr>
      </w:pPr>
    </w:p>
    <w:p w14:paraId="5AE95AAE" w14:textId="540DBA7C" w:rsidR="00DF4BDD" w:rsidRPr="004B660F" w:rsidRDefault="00F636FA" w:rsidP="008A1280">
      <w:pPr>
        <w:pStyle w:val="ListParagraph"/>
        <w:numPr>
          <w:ilvl w:val="0"/>
          <w:numId w:val="7"/>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Status:</w:t>
      </w:r>
      <w:r w:rsidRPr="004B660F">
        <w:rPr>
          <w:rFonts w:ascii="Times New Roman" w:hAnsi="Times New Roman" w:cs="Times New Roman"/>
          <w:color w:val="0070C0"/>
          <w:highlight w:val="white"/>
        </w:rPr>
        <w:t xml:space="preserve"> </w:t>
      </w:r>
      <w:r w:rsidRPr="004B660F">
        <w:rPr>
          <w:rFonts w:ascii="Times New Roman" w:hAnsi="Times New Roman" w:cs="Times New Roman"/>
        </w:rPr>
        <w:t xml:space="preserve">We obtain the status of </w:t>
      </w:r>
      <w:r w:rsidR="00333E42" w:rsidRPr="004B660F">
        <w:rPr>
          <w:rFonts w:ascii="Times New Roman" w:hAnsi="Times New Roman" w:cs="Times New Roman"/>
        </w:rPr>
        <w:t xml:space="preserve">each </w:t>
      </w:r>
      <w:r w:rsidR="006520EB">
        <w:rPr>
          <w:rFonts w:ascii="Times New Roman" w:hAnsi="Times New Roman" w:cs="Times New Roman"/>
        </w:rPr>
        <w:t>request</w:t>
      </w:r>
      <w:r w:rsidRPr="004B660F">
        <w:rPr>
          <w:rFonts w:ascii="Times New Roman" w:hAnsi="Times New Roman" w:cs="Times New Roman"/>
        </w:rPr>
        <w:t xml:space="preserve"> from the publicly available PJM planning queue data and classify them in </w:t>
      </w:r>
      <w:r w:rsidR="00F5742D" w:rsidRPr="004B660F">
        <w:rPr>
          <w:rFonts w:ascii="Times New Roman" w:hAnsi="Times New Roman" w:cs="Times New Roman"/>
        </w:rPr>
        <w:t xml:space="preserve">the </w:t>
      </w:r>
      <w:r w:rsidRPr="004B660F">
        <w:rPr>
          <w:rFonts w:ascii="Times New Roman" w:hAnsi="Times New Roman" w:cs="Times New Roman"/>
        </w:rPr>
        <w:t>R</w:t>
      </w:r>
      <w:r w:rsidR="00F5742D" w:rsidRPr="004B660F">
        <w:rPr>
          <w:rFonts w:ascii="Times New Roman" w:hAnsi="Times New Roman" w:cs="Times New Roman"/>
        </w:rPr>
        <w:t xml:space="preserve"> code</w:t>
      </w:r>
      <w:r w:rsidRPr="004B660F">
        <w:rPr>
          <w:rFonts w:ascii="Times New Roman" w:hAnsi="Times New Roman" w:cs="Times New Roman"/>
        </w:rPr>
        <w:t xml:space="preserve">. </w:t>
      </w:r>
      <w:r w:rsidR="004D08AC" w:rsidRPr="004B660F">
        <w:rPr>
          <w:rFonts w:ascii="Times New Roman" w:hAnsi="Times New Roman" w:cs="Times New Roman"/>
        </w:rPr>
        <w:t>Interconnection requests</w:t>
      </w:r>
      <w:r w:rsidRPr="004B660F">
        <w:rPr>
          <w:rFonts w:ascii="Times New Roman" w:hAnsi="Times New Roman" w:cs="Times New Roman"/>
        </w:rPr>
        <w:t xml:space="preserve"> are classified as </w:t>
      </w:r>
      <w:r w:rsidRPr="004B660F">
        <w:rPr>
          <w:rStyle w:val="Strong"/>
          <w:rFonts w:ascii="Times New Roman" w:hAnsi="Times New Roman" w:cs="Times New Roman"/>
          <w:b w:val="0"/>
          <w:bCs w:val="0"/>
        </w:rPr>
        <w:t>completed</w:t>
      </w:r>
      <w:r w:rsidRPr="004B660F">
        <w:rPr>
          <w:rFonts w:ascii="Times New Roman" w:hAnsi="Times New Roman" w:cs="Times New Roman"/>
        </w:rPr>
        <w:t xml:space="preserve"> and assigned a </w:t>
      </w:r>
      <w:proofErr w:type="spellStart"/>
      <w:r w:rsidR="006520EB">
        <w:rPr>
          <w:rFonts w:ascii="Times New Roman" w:hAnsi="Times New Roman" w:cs="Times New Roman"/>
          <w:i/>
          <w:iCs/>
          <w:color w:val="0070C0"/>
        </w:rPr>
        <w:t>s</w:t>
      </w:r>
      <w:r w:rsidRPr="004B660F">
        <w:rPr>
          <w:rFonts w:ascii="Times New Roman" w:hAnsi="Times New Roman" w:cs="Times New Roman"/>
          <w:i/>
          <w:iCs/>
          <w:color w:val="0070C0"/>
        </w:rPr>
        <w:t>tatus_</w:t>
      </w:r>
      <w:r w:rsidR="006520EB">
        <w:rPr>
          <w:rFonts w:ascii="Times New Roman" w:hAnsi="Times New Roman" w:cs="Times New Roman"/>
          <w:i/>
          <w:iCs/>
          <w:color w:val="0070C0"/>
        </w:rPr>
        <w:t>c</w:t>
      </w:r>
      <w:r w:rsidRPr="004B660F">
        <w:rPr>
          <w:rFonts w:ascii="Times New Roman" w:hAnsi="Times New Roman" w:cs="Times New Roman"/>
          <w:i/>
          <w:iCs/>
          <w:color w:val="0070C0"/>
        </w:rPr>
        <w:t>ode</w:t>
      </w:r>
      <w:proofErr w:type="spellEnd"/>
      <w:r w:rsidRPr="004B660F">
        <w:rPr>
          <w:rFonts w:ascii="Times New Roman" w:hAnsi="Times New Roman" w:cs="Times New Roman"/>
          <w:color w:val="0070C0"/>
        </w:rPr>
        <w:t xml:space="preserve"> </w:t>
      </w:r>
      <w:r w:rsidRPr="004B660F">
        <w:rPr>
          <w:rFonts w:ascii="Times New Roman" w:hAnsi="Times New Roman" w:cs="Times New Roman"/>
        </w:rPr>
        <w:t xml:space="preserve">variable of 1 if their status is “In Service” or “Partially in Service – Under Construction.” </w:t>
      </w:r>
      <w:r w:rsidR="004D08AC" w:rsidRPr="004B660F">
        <w:rPr>
          <w:rFonts w:ascii="Times New Roman" w:hAnsi="Times New Roman" w:cs="Times New Roman"/>
        </w:rPr>
        <w:t>Requests</w:t>
      </w:r>
      <w:r w:rsidRPr="004B660F">
        <w:rPr>
          <w:rFonts w:ascii="Times New Roman" w:hAnsi="Times New Roman" w:cs="Times New Roman"/>
        </w:rPr>
        <w:t xml:space="preserve"> are classified as </w:t>
      </w:r>
      <w:r w:rsidRPr="004B660F">
        <w:rPr>
          <w:rStyle w:val="Strong"/>
          <w:rFonts w:ascii="Times New Roman" w:hAnsi="Times New Roman" w:cs="Times New Roman"/>
          <w:b w:val="0"/>
          <w:bCs w:val="0"/>
        </w:rPr>
        <w:t>active</w:t>
      </w:r>
      <w:r w:rsidRPr="004B660F">
        <w:rPr>
          <w:rFonts w:ascii="Times New Roman" w:hAnsi="Times New Roman" w:cs="Times New Roman"/>
        </w:rPr>
        <w:t xml:space="preserve"> and assigned a </w:t>
      </w:r>
      <w:proofErr w:type="spellStart"/>
      <w:r w:rsidR="006520EB">
        <w:rPr>
          <w:rFonts w:ascii="Times New Roman" w:hAnsi="Times New Roman" w:cs="Times New Roman"/>
          <w:i/>
          <w:iCs/>
          <w:color w:val="0070C0"/>
        </w:rPr>
        <w:t>s</w:t>
      </w:r>
      <w:r w:rsidR="00E33C8A" w:rsidRPr="004B660F">
        <w:rPr>
          <w:rFonts w:ascii="Times New Roman" w:hAnsi="Times New Roman" w:cs="Times New Roman"/>
          <w:i/>
          <w:iCs/>
          <w:color w:val="0070C0"/>
        </w:rPr>
        <w:t>tatus_</w:t>
      </w:r>
      <w:r w:rsidR="006520EB">
        <w:rPr>
          <w:rFonts w:ascii="Times New Roman" w:hAnsi="Times New Roman" w:cs="Times New Roman"/>
          <w:i/>
          <w:iCs/>
          <w:color w:val="0070C0"/>
        </w:rPr>
        <w:t>c</w:t>
      </w:r>
      <w:r w:rsidR="00E33C8A" w:rsidRPr="004B660F">
        <w:rPr>
          <w:rFonts w:ascii="Times New Roman" w:hAnsi="Times New Roman" w:cs="Times New Roman"/>
          <w:i/>
          <w:iCs/>
          <w:color w:val="0070C0"/>
        </w:rPr>
        <w:t>ode</w:t>
      </w:r>
      <w:proofErr w:type="spellEnd"/>
      <w:r w:rsidR="00E33C8A" w:rsidRPr="004B660F">
        <w:rPr>
          <w:rFonts w:ascii="Times New Roman" w:hAnsi="Times New Roman" w:cs="Times New Roman"/>
          <w:color w:val="0070C0"/>
        </w:rPr>
        <w:t xml:space="preserve"> </w:t>
      </w:r>
      <w:r w:rsidRPr="004B660F">
        <w:rPr>
          <w:rFonts w:ascii="Times New Roman" w:hAnsi="Times New Roman" w:cs="Times New Roman"/>
        </w:rPr>
        <w:t xml:space="preserve">of 2 if their status is “Engineering and Procurement,” “Under Construction,” “Active,” or “Suspended.” </w:t>
      </w:r>
      <w:r w:rsidR="004D08AC" w:rsidRPr="004B660F">
        <w:rPr>
          <w:rFonts w:ascii="Times New Roman" w:hAnsi="Times New Roman" w:cs="Times New Roman"/>
        </w:rPr>
        <w:t xml:space="preserve">Requests </w:t>
      </w:r>
      <w:r w:rsidRPr="004B660F">
        <w:rPr>
          <w:rFonts w:ascii="Times New Roman" w:hAnsi="Times New Roman" w:cs="Times New Roman"/>
        </w:rPr>
        <w:t xml:space="preserve">are classified as withdrawn and assigned a </w:t>
      </w:r>
      <w:proofErr w:type="spellStart"/>
      <w:r w:rsidR="006520EB">
        <w:rPr>
          <w:rFonts w:ascii="Times New Roman" w:hAnsi="Times New Roman" w:cs="Times New Roman"/>
          <w:i/>
          <w:iCs/>
          <w:color w:val="0070C0"/>
        </w:rPr>
        <w:t>s</w:t>
      </w:r>
      <w:r w:rsidR="00E33C8A" w:rsidRPr="004B660F">
        <w:rPr>
          <w:rFonts w:ascii="Times New Roman" w:hAnsi="Times New Roman" w:cs="Times New Roman"/>
          <w:i/>
          <w:iCs/>
          <w:color w:val="0070C0"/>
        </w:rPr>
        <w:t>tatus_</w:t>
      </w:r>
      <w:r w:rsidR="006520EB">
        <w:rPr>
          <w:rFonts w:ascii="Times New Roman" w:hAnsi="Times New Roman" w:cs="Times New Roman"/>
          <w:i/>
          <w:iCs/>
          <w:color w:val="0070C0"/>
        </w:rPr>
        <w:t>c</w:t>
      </w:r>
      <w:r w:rsidR="00E33C8A" w:rsidRPr="004B660F">
        <w:rPr>
          <w:rFonts w:ascii="Times New Roman" w:hAnsi="Times New Roman" w:cs="Times New Roman"/>
          <w:i/>
          <w:iCs/>
          <w:color w:val="0070C0"/>
        </w:rPr>
        <w:t>ode</w:t>
      </w:r>
      <w:proofErr w:type="spellEnd"/>
      <w:r w:rsidR="00E33C8A" w:rsidRPr="004B660F">
        <w:rPr>
          <w:rFonts w:ascii="Times New Roman" w:hAnsi="Times New Roman" w:cs="Times New Roman"/>
          <w:color w:val="0070C0"/>
        </w:rPr>
        <w:t xml:space="preserve"> </w:t>
      </w:r>
      <w:r w:rsidRPr="004B660F">
        <w:rPr>
          <w:rFonts w:ascii="Times New Roman" w:hAnsi="Times New Roman" w:cs="Times New Roman"/>
        </w:rPr>
        <w:t>of 3 if their status is “Deactivated,” “Canceled,” or “Withdrawn.”</w:t>
      </w:r>
      <w:bookmarkStart w:id="1" w:name="OLE_LINK5"/>
    </w:p>
    <w:p w14:paraId="7A575B8C" w14:textId="77777777" w:rsidR="00DF4BDD" w:rsidRPr="004B660F" w:rsidRDefault="00DF4BDD" w:rsidP="008A1280">
      <w:pPr>
        <w:pStyle w:val="ListParagraph"/>
        <w:spacing w:line="240" w:lineRule="auto"/>
        <w:rPr>
          <w:rFonts w:ascii="Times New Roman" w:hAnsi="Times New Roman" w:cs="Times New Roman"/>
          <w:color w:val="000000" w:themeColor="text1"/>
          <w:highlight w:val="white"/>
        </w:rPr>
      </w:pPr>
    </w:p>
    <w:p w14:paraId="5D457EB0" w14:textId="752EF644" w:rsidR="00DF4BDD" w:rsidRPr="007E6515" w:rsidRDefault="00DF4BDD" w:rsidP="00BA6E15">
      <w:pPr>
        <w:pStyle w:val="ListParagraph"/>
        <w:numPr>
          <w:ilvl w:val="0"/>
          <w:numId w:val="7"/>
        </w:numPr>
        <w:shd w:val="clear" w:color="auto" w:fill="FFFFFF"/>
        <w:spacing w:line="240" w:lineRule="auto"/>
        <w:rPr>
          <w:rFonts w:ascii="Times New Roman" w:hAnsi="Times New Roman" w:cs="Times New Roman"/>
          <w:highlight w:val="white"/>
        </w:rPr>
      </w:pPr>
      <w:r w:rsidRPr="007E6515">
        <w:rPr>
          <w:rFonts w:ascii="Times New Roman" w:hAnsi="Times New Roman" w:cs="Times New Roman"/>
          <w:b/>
          <w:bCs/>
          <w:color w:val="0070C0"/>
          <w:highlight w:val="white"/>
        </w:rPr>
        <w:t>Geography:</w:t>
      </w:r>
      <w:r w:rsidRPr="007E6515">
        <w:rPr>
          <w:rFonts w:ascii="Times New Roman" w:hAnsi="Times New Roman" w:cs="Times New Roman"/>
          <w:color w:val="0070C0"/>
          <w:highlight w:val="white"/>
        </w:rPr>
        <w:t xml:space="preserve"> </w:t>
      </w:r>
      <w:r w:rsidRPr="007E6515">
        <w:rPr>
          <w:rFonts w:ascii="Times New Roman" w:hAnsi="Times New Roman" w:cs="Times New Roman"/>
          <w:color w:val="000000" w:themeColor="text1"/>
        </w:rPr>
        <w:t xml:space="preserve">We </w:t>
      </w:r>
      <w:r w:rsidR="007E6515" w:rsidRPr="007E6515">
        <w:rPr>
          <w:rFonts w:ascii="Times New Roman" w:hAnsi="Times New Roman" w:cs="Times New Roman"/>
          <w:color w:val="000000" w:themeColor="text1"/>
        </w:rPr>
        <w:t>obtain</w:t>
      </w:r>
      <w:r w:rsidRPr="007E6515">
        <w:rPr>
          <w:rFonts w:ascii="Times New Roman" w:hAnsi="Times New Roman" w:cs="Times New Roman"/>
          <w:color w:val="000000" w:themeColor="text1"/>
        </w:rPr>
        <w:t xml:space="preserve"> the state variable </w:t>
      </w:r>
      <w:r w:rsidR="006520EB" w:rsidRPr="007E6515">
        <w:rPr>
          <w:rFonts w:ascii="Times New Roman" w:hAnsi="Times New Roman" w:cs="Times New Roman"/>
          <w:i/>
          <w:iCs/>
          <w:color w:val="0070C0"/>
        </w:rPr>
        <w:t>s</w:t>
      </w:r>
      <w:r w:rsidRPr="007E6515">
        <w:rPr>
          <w:rFonts w:ascii="Times New Roman" w:hAnsi="Times New Roman" w:cs="Times New Roman"/>
          <w:i/>
          <w:iCs/>
          <w:color w:val="0070C0"/>
        </w:rPr>
        <w:t>tate</w:t>
      </w:r>
      <w:r w:rsidRPr="007E6515">
        <w:rPr>
          <w:rFonts w:ascii="Times New Roman" w:hAnsi="Times New Roman" w:cs="Times New Roman"/>
          <w:color w:val="000000" w:themeColor="text1"/>
        </w:rPr>
        <w:t xml:space="preserve"> and the county variable </w:t>
      </w:r>
      <w:r w:rsidR="006520EB" w:rsidRPr="007E6515">
        <w:rPr>
          <w:rFonts w:ascii="Times New Roman" w:hAnsi="Times New Roman" w:cs="Times New Roman"/>
          <w:i/>
          <w:iCs/>
          <w:color w:val="0070C0"/>
        </w:rPr>
        <w:t>c</w:t>
      </w:r>
      <w:r w:rsidRPr="007E6515">
        <w:rPr>
          <w:rFonts w:ascii="Times New Roman" w:hAnsi="Times New Roman" w:cs="Times New Roman"/>
          <w:i/>
          <w:iCs/>
          <w:color w:val="0070C0"/>
        </w:rPr>
        <w:t>ounty</w:t>
      </w:r>
      <w:r w:rsidRPr="007E6515">
        <w:rPr>
          <w:rFonts w:ascii="Times New Roman" w:hAnsi="Times New Roman" w:cs="Times New Roman"/>
          <w:color w:val="000000" w:themeColor="text1"/>
        </w:rPr>
        <w:t xml:space="preserve"> </w:t>
      </w:r>
      <w:r w:rsidR="007E6515" w:rsidRPr="007E6515">
        <w:rPr>
          <w:rFonts w:ascii="Times New Roman" w:hAnsi="Times New Roman" w:cs="Times New Roman"/>
          <w:color w:val="000000" w:themeColor="text1"/>
        </w:rPr>
        <w:t>from the PJM planning queue data</w:t>
      </w:r>
      <w:r w:rsidRPr="007E6515">
        <w:rPr>
          <w:rFonts w:ascii="Times New Roman" w:hAnsi="Times New Roman" w:cs="Times New Roman"/>
          <w:color w:val="000000" w:themeColor="text1"/>
        </w:rPr>
        <w:t xml:space="preserve">. </w:t>
      </w:r>
      <w:r w:rsidR="007E6515" w:rsidRPr="007E6515">
        <w:rPr>
          <w:rFonts w:ascii="Times New Roman" w:hAnsi="Times New Roman" w:cs="Times New Roman"/>
        </w:rPr>
        <w:t xml:space="preserve">When these </w:t>
      </w:r>
      <w:r w:rsidR="00DF5A70" w:rsidRPr="007E6515">
        <w:rPr>
          <w:rFonts w:ascii="Times New Roman" w:hAnsi="Times New Roman" w:cs="Times New Roman"/>
        </w:rPr>
        <w:t>v</w:t>
      </w:r>
      <w:r w:rsidR="00DF5A70">
        <w:rPr>
          <w:rFonts w:ascii="Times New Roman" w:hAnsi="Times New Roman" w:cs="Times New Roman"/>
        </w:rPr>
        <w:t>ariables</w:t>
      </w:r>
      <w:r w:rsidR="00DF5A70" w:rsidRPr="007E6515">
        <w:rPr>
          <w:rFonts w:ascii="Times New Roman" w:hAnsi="Times New Roman" w:cs="Times New Roman"/>
        </w:rPr>
        <w:t xml:space="preserve"> </w:t>
      </w:r>
      <w:r w:rsidR="007E6515" w:rsidRPr="007E6515">
        <w:rPr>
          <w:rFonts w:ascii="Times New Roman" w:hAnsi="Times New Roman" w:cs="Times New Roman"/>
        </w:rPr>
        <w:t xml:space="preserve">are missing, we </w:t>
      </w:r>
      <w:r w:rsidR="00DF5A70">
        <w:rPr>
          <w:rFonts w:ascii="Times New Roman" w:hAnsi="Times New Roman" w:cs="Times New Roman"/>
        </w:rPr>
        <w:t xml:space="preserve">impute </w:t>
      </w:r>
      <w:r w:rsidR="007E6515" w:rsidRPr="007E6515">
        <w:rPr>
          <w:rFonts w:ascii="Times New Roman" w:hAnsi="Times New Roman" w:cs="Times New Roman"/>
        </w:rPr>
        <w:t xml:space="preserve">them based on the </w:t>
      </w:r>
      <w:r w:rsidR="000D1FB5">
        <w:rPr>
          <w:rFonts w:ascii="Times New Roman" w:hAnsi="Times New Roman" w:cs="Times New Roman"/>
        </w:rPr>
        <w:t>request’</w:t>
      </w:r>
      <w:r w:rsidR="000D1FB5" w:rsidRPr="007E6515">
        <w:rPr>
          <w:rFonts w:ascii="Times New Roman" w:hAnsi="Times New Roman" w:cs="Times New Roman"/>
        </w:rPr>
        <w:t xml:space="preserve">s </w:t>
      </w:r>
      <w:r w:rsidR="007E6515" w:rsidRPr="007E6515">
        <w:rPr>
          <w:rFonts w:ascii="Times New Roman" w:hAnsi="Times New Roman" w:cs="Times New Roman"/>
        </w:rPr>
        <w:t>geographic coordinates.</w:t>
      </w:r>
    </w:p>
    <w:p w14:paraId="74BBB4DC" w14:textId="77777777" w:rsidR="007E6515" w:rsidRPr="007E6515" w:rsidRDefault="007E6515" w:rsidP="007E6515">
      <w:pPr>
        <w:shd w:val="clear" w:color="auto" w:fill="FFFFFF"/>
        <w:spacing w:line="240" w:lineRule="auto"/>
        <w:rPr>
          <w:rFonts w:ascii="Times New Roman" w:hAnsi="Times New Roman" w:cs="Times New Roman"/>
          <w:highlight w:val="white"/>
        </w:rPr>
      </w:pPr>
    </w:p>
    <w:p w14:paraId="658FD077" w14:textId="0659DE86" w:rsidR="006578C1" w:rsidRPr="00B14B69" w:rsidRDefault="00DF4BDD" w:rsidP="00921124">
      <w:pPr>
        <w:pStyle w:val="ListParagraph"/>
        <w:numPr>
          <w:ilvl w:val="0"/>
          <w:numId w:val="7"/>
        </w:numPr>
        <w:shd w:val="clear" w:color="auto" w:fill="FFFFFF"/>
        <w:spacing w:line="240" w:lineRule="auto"/>
        <w:rPr>
          <w:rFonts w:ascii="Times New Roman" w:hAnsi="Times New Roman" w:cs="Times New Roman"/>
          <w:color w:val="000000" w:themeColor="text1"/>
          <w:highlight w:val="white"/>
        </w:rPr>
      </w:pPr>
      <w:r w:rsidRPr="00B14B69">
        <w:rPr>
          <w:rFonts w:ascii="Times New Roman" w:hAnsi="Times New Roman" w:cs="Times New Roman"/>
          <w:b/>
          <w:bCs/>
          <w:color w:val="0070C0"/>
        </w:rPr>
        <w:t>Transmission Owner:</w:t>
      </w:r>
      <w:r w:rsidRPr="00B14B69">
        <w:rPr>
          <w:rFonts w:ascii="Times New Roman" w:hAnsi="Times New Roman" w:cs="Times New Roman"/>
          <w:color w:val="0070C0"/>
        </w:rPr>
        <w:t xml:space="preserve"> </w:t>
      </w:r>
      <w:r w:rsidR="00B14B69" w:rsidRPr="00B14B69">
        <w:rPr>
          <w:rFonts w:ascii="Times New Roman" w:hAnsi="Times New Roman" w:cs="Times New Roman"/>
          <w:color w:val="000000" w:themeColor="text1"/>
        </w:rPr>
        <w:t xml:space="preserve">We obtain the transmission owner variable </w:t>
      </w:r>
      <w:proofErr w:type="spellStart"/>
      <w:r w:rsidR="00B14B69" w:rsidRPr="00B14B69">
        <w:rPr>
          <w:rFonts w:ascii="Times New Roman" w:hAnsi="Times New Roman" w:cs="Times New Roman"/>
          <w:i/>
          <w:iCs/>
          <w:color w:val="0070C0"/>
        </w:rPr>
        <w:t>transmission_owner</w:t>
      </w:r>
      <w:proofErr w:type="spellEnd"/>
      <w:r w:rsidR="00B14B69" w:rsidRPr="00B14B69">
        <w:rPr>
          <w:rFonts w:ascii="Times New Roman" w:hAnsi="Times New Roman" w:cs="Times New Roman"/>
          <w:color w:val="0070C0"/>
        </w:rPr>
        <w:t xml:space="preserve"> </w:t>
      </w:r>
      <w:r w:rsidR="00B14B69" w:rsidRPr="00B14B69">
        <w:rPr>
          <w:rFonts w:ascii="Times New Roman" w:hAnsi="Times New Roman" w:cs="Times New Roman"/>
          <w:color w:val="000000" w:themeColor="text1"/>
        </w:rPr>
        <w:t xml:space="preserve">from the PJM planning queue data. </w:t>
      </w:r>
      <w:r w:rsidR="00B14B69" w:rsidRPr="00B14B69">
        <w:rPr>
          <w:rFonts w:ascii="Times New Roman" w:hAnsi="Times New Roman" w:cs="Times New Roman"/>
        </w:rPr>
        <w:t xml:space="preserve">When this variable is missing, we </w:t>
      </w:r>
      <w:r w:rsidR="00DF5A70">
        <w:rPr>
          <w:rFonts w:ascii="Times New Roman" w:hAnsi="Times New Roman" w:cs="Times New Roman"/>
        </w:rPr>
        <w:t>impute it</w:t>
      </w:r>
      <w:r w:rsidR="00B14B69" w:rsidRPr="00B14B69">
        <w:rPr>
          <w:rFonts w:ascii="Times New Roman" w:hAnsi="Times New Roman" w:cs="Times New Roman"/>
        </w:rPr>
        <w:t xml:space="preserve"> based on the </w:t>
      </w:r>
      <w:r w:rsidR="000D1FB5">
        <w:rPr>
          <w:rFonts w:ascii="Times New Roman" w:hAnsi="Times New Roman" w:cs="Times New Roman"/>
        </w:rPr>
        <w:t>request</w:t>
      </w:r>
      <w:r w:rsidR="000D1FB5" w:rsidRPr="00B14B69">
        <w:rPr>
          <w:rFonts w:ascii="Times New Roman" w:hAnsi="Times New Roman" w:cs="Times New Roman"/>
        </w:rPr>
        <w:t xml:space="preserve">'s </w:t>
      </w:r>
      <w:r w:rsidR="00B14B69" w:rsidRPr="00B14B69">
        <w:rPr>
          <w:rFonts w:ascii="Times New Roman" w:hAnsi="Times New Roman" w:cs="Times New Roman"/>
        </w:rPr>
        <w:t>geographic coordinates.</w:t>
      </w:r>
    </w:p>
    <w:p w14:paraId="54BE6E69" w14:textId="77777777" w:rsidR="00B14B69" w:rsidRPr="008F3B7A" w:rsidRDefault="00B14B69" w:rsidP="008F3B7A">
      <w:pPr>
        <w:shd w:val="clear" w:color="auto" w:fill="FFFFFF"/>
        <w:spacing w:line="240" w:lineRule="auto"/>
        <w:rPr>
          <w:rFonts w:ascii="Times New Roman" w:hAnsi="Times New Roman" w:cs="Times New Roman"/>
          <w:color w:val="000000" w:themeColor="text1"/>
          <w:highlight w:val="white"/>
        </w:rPr>
      </w:pPr>
    </w:p>
    <w:p w14:paraId="57F3C683" w14:textId="77777777" w:rsidR="00A15CD5" w:rsidRPr="004B660F" w:rsidRDefault="00A15CD5" w:rsidP="008A1280">
      <w:pPr>
        <w:pStyle w:val="ListParagraph"/>
        <w:shd w:val="clear" w:color="auto" w:fill="FFFFFF"/>
        <w:spacing w:line="240" w:lineRule="auto"/>
        <w:rPr>
          <w:rFonts w:ascii="Times New Roman" w:hAnsi="Times New Roman" w:cs="Times New Roman"/>
          <w:color w:val="000000" w:themeColor="text1"/>
          <w:highlight w:val="white"/>
        </w:rPr>
      </w:pPr>
    </w:p>
    <w:p w14:paraId="7CF97086" w14:textId="66A211EB" w:rsidR="00DF4BDD" w:rsidRPr="004B660F" w:rsidRDefault="00DF4BDD" w:rsidP="008A1280">
      <w:pPr>
        <w:shd w:val="clear" w:color="auto" w:fill="FFFFFF"/>
        <w:spacing w:line="240" w:lineRule="auto"/>
        <w:rPr>
          <w:rFonts w:ascii="Times New Roman" w:hAnsi="Times New Roman" w:cs="Times New Roman"/>
          <w:b/>
          <w:bCs/>
          <w:color w:val="000000" w:themeColor="text1"/>
          <w:sz w:val="24"/>
          <w:szCs w:val="24"/>
          <w:highlight w:val="white"/>
        </w:rPr>
      </w:pPr>
      <w:r w:rsidRPr="004B660F">
        <w:rPr>
          <w:rFonts w:ascii="Times New Roman" w:hAnsi="Times New Roman" w:cs="Times New Roman"/>
          <w:b/>
          <w:bCs/>
          <w:color w:val="0070C0"/>
          <w:sz w:val="24"/>
          <w:szCs w:val="24"/>
          <w:highlight w:val="white"/>
        </w:rPr>
        <w:t xml:space="preserve">Dates and Wait Time: </w:t>
      </w:r>
    </w:p>
    <w:p w14:paraId="085EB8F9" w14:textId="77777777" w:rsidR="00DF4BDD" w:rsidRPr="004B660F" w:rsidRDefault="00DF4BDD" w:rsidP="008A1280">
      <w:pPr>
        <w:shd w:val="clear" w:color="auto" w:fill="FFFFFF"/>
        <w:spacing w:line="240" w:lineRule="auto"/>
        <w:rPr>
          <w:rFonts w:ascii="Times New Roman" w:hAnsi="Times New Roman" w:cs="Times New Roman"/>
          <w:color w:val="000000" w:themeColor="text1"/>
          <w:sz w:val="24"/>
          <w:szCs w:val="24"/>
          <w:highlight w:val="white"/>
        </w:rPr>
      </w:pPr>
    </w:p>
    <w:p w14:paraId="62A85DFD" w14:textId="2700E395" w:rsidR="00DF4BDD" w:rsidRPr="004B660F" w:rsidRDefault="00DF4BDD" w:rsidP="008A1280">
      <w:pPr>
        <w:pStyle w:val="ListParagraph"/>
        <w:numPr>
          <w:ilvl w:val="0"/>
          <w:numId w:val="8"/>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rPr>
        <w:t>Queue Date/In Service Date/</w:t>
      </w:r>
      <w:r w:rsidR="00333E42" w:rsidRPr="004B660F">
        <w:rPr>
          <w:rFonts w:ascii="Times New Roman" w:hAnsi="Times New Roman" w:cs="Times New Roman"/>
          <w:b/>
          <w:bCs/>
          <w:color w:val="0070C0"/>
        </w:rPr>
        <w:t>Withdrawal</w:t>
      </w:r>
      <w:r w:rsidRPr="004B660F">
        <w:rPr>
          <w:rFonts w:ascii="Times New Roman" w:hAnsi="Times New Roman" w:cs="Times New Roman"/>
          <w:b/>
          <w:bCs/>
          <w:color w:val="0070C0"/>
        </w:rPr>
        <w:t xml:space="preserve"> Date:</w:t>
      </w:r>
      <w:r w:rsidRPr="004B660F">
        <w:rPr>
          <w:rFonts w:ascii="Times New Roman" w:hAnsi="Times New Roman" w:cs="Times New Roman"/>
          <w:color w:val="0070C0"/>
        </w:rPr>
        <w:t xml:space="preserve"> </w:t>
      </w:r>
      <w:r w:rsidRPr="004B660F">
        <w:rPr>
          <w:rFonts w:ascii="Times New Roman" w:hAnsi="Times New Roman" w:cs="Times New Roman"/>
        </w:rPr>
        <w:t xml:space="preserve">We obtain a series of date variables from the publicly available PJM planning queue data and convert them into year-month format in R. </w:t>
      </w:r>
      <w:proofErr w:type="spellStart"/>
      <w:r w:rsidR="006520EB">
        <w:rPr>
          <w:rFonts w:ascii="Times New Roman" w:hAnsi="Times New Roman" w:cs="Times New Roman"/>
          <w:i/>
          <w:iCs/>
          <w:color w:val="0070C0"/>
        </w:rPr>
        <w:t>q</w:t>
      </w:r>
      <w:r w:rsidRPr="004B660F">
        <w:rPr>
          <w:rFonts w:ascii="Times New Roman" w:hAnsi="Times New Roman" w:cs="Times New Roman"/>
          <w:i/>
          <w:iCs/>
          <w:color w:val="0070C0"/>
        </w:rPr>
        <w:t>ueue_</w:t>
      </w:r>
      <w:r w:rsidR="006520EB">
        <w:rPr>
          <w:rFonts w:ascii="Times New Roman" w:hAnsi="Times New Roman" w:cs="Times New Roman"/>
          <w:i/>
          <w:iCs/>
          <w:color w:val="0070C0"/>
        </w:rPr>
        <w:t>d</w:t>
      </w:r>
      <w:r w:rsidRPr="004B660F">
        <w:rPr>
          <w:rFonts w:ascii="Times New Roman" w:hAnsi="Times New Roman" w:cs="Times New Roman"/>
          <w:i/>
          <w:iCs/>
          <w:color w:val="0070C0"/>
        </w:rPr>
        <w:t>ate</w:t>
      </w:r>
      <w:proofErr w:type="spellEnd"/>
      <w:r w:rsidRPr="004B660F">
        <w:rPr>
          <w:rFonts w:ascii="Times New Roman" w:hAnsi="Times New Roman" w:cs="Times New Roman"/>
          <w:color w:val="0070C0"/>
        </w:rPr>
        <w:t xml:space="preserve"> </w:t>
      </w:r>
      <w:r w:rsidRPr="004B660F">
        <w:rPr>
          <w:rFonts w:ascii="Times New Roman" w:hAnsi="Times New Roman" w:cs="Times New Roman"/>
          <w:color w:val="000000" w:themeColor="text1"/>
        </w:rPr>
        <w:t xml:space="preserve">is the date </w:t>
      </w:r>
      <w:r w:rsidR="006C5218" w:rsidRPr="004B660F">
        <w:rPr>
          <w:rFonts w:ascii="Times New Roman" w:hAnsi="Times New Roman" w:cs="Times New Roman"/>
          <w:color w:val="000000" w:themeColor="text1"/>
        </w:rPr>
        <w:t xml:space="preserve">the interconnection request </w:t>
      </w:r>
      <w:r w:rsidR="003F1412" w:rsidRPr="004B660F">
        <w:rPr>
          <w:rFonts w:ascii="Times New Roman" w:hAnsi="Times New Roman" w:cs="Times New Roman"/>
          <w:color w:val="000000" w:themeColor="text1"/>
        </w:rPr>
        <w:t>was made</w:t>
      </w:r>
      <w:r w:rsidRPr="004B660F">
        <w:rPr>
          <w:rFonts w:ascii="Times New Roman" w:hAnsi="Times New Roman" w:cs="Times New Roman"/>
          <w:color w:val="000000" w:themeColor="text1"/>
        </w:rPr>
        <w:t xml:space="preserve">. </w:t>
      </w:r>
      <w:proofErr w:type="spellStart"/>
      <w:r w:rsidR="006520EB">
        <w:rPr>
          <w:rFonts w:ascii="Times New Roman" w:hAnsi="Times New Roman" w:cs="Times New Roman"/>
          <w:i/>
          <w:iCs/>
          <w:color w:val="0070C0"/>
        </w:rPr>
        <w:t>i</w:t>
      </w:r>
      <w:r w:rsidRPr="004B660F">
        <w:rPr>
          <w:rFonts w:ascii="Times New Roman" w:hAnsi="Times New Roman" w:cs="Times New Roman"/>
          <w:i/>
          <w:iCs/>
          <w:color w:val="0070C0"/>
        </w:rPr>
        <w:t>n_</w:t>
      </w:r>
      <w:r w:rsidR="006520EB">
        <w:rPr>
          <w:rFonts w:ascii="Times New Roman" w:hAnsi="Times New Roman" w:cs="Times New Roman"/>
          <w:i/>
          <w:iCs/>
          <w:color w:val="0070C0"/>
        </w:rPr>
        <w:t>s</w:t>
      </w:r>
      <w:r w:rsidRPr="004B660F">
        <w:rPr>
          <w:rFonts w:ascii="Times New Roman" w:hAnsi="Times New Roman" w:cs="Times New Roman"/>
          <w:i/>
          <w:iCs/>
          <w:color w:val="0070C0"/>
        </w:rPr>
        <w:t>ervice_</w:t>
      </w:r>
      <w:r w:rsidR="006520EB">
        <w:rPr>
          <w:rFonts w:ascii="Times New Roman" w:hAnsi="Times New Roman" w:cs="Times New Roman"/>
          <w:i/>
          <w:iCs/>
          <w:color w:val="0070C0"/>
        </w:rPr>
        <w:t>d</w:t>
      </w:r>
      <w:r w:rsidRPr="004B660F">
        <w:rPr>
          <w:rFonts w:ascii="Times New Roman" w:hAnsi="Times New Roman" w:cs="Times New Roman"/>
          <w:i/>
          <w:iCs/>
          <w:color w:val="0070C0"/>
        </w:rPr>
        <w:t>ate</w:t>
      </w:r>
      <w:proofErr w:type="spellEnd"/>
      <w:r w:rsidRPr="004B660F">
        <w:rPr>
          <w:rFonts w:ascii="Times New Roman" w:hAnsi="Times New Roman" w:cs="Times New Roman"/>
          <w:color w:val="000000" w:themeColor="text1"/>
        </w:rPr>
        <w:t xml:space="preserve"> indicates when the </w:t>
      </w:r>
      <w:r w:rsidR="006C5218" w:rsidRPr="004B660F">
        <w:rPr>
          <w:rFonts w:ascii="Times New Roman" w:hAnsi="Times New Roman" w:cs="Times New Roman"/>
          <w:color w:val="000000" w:themeColor="text1"/>
        </w:rPr>
        <w:t>generator</w:t>
      </w:r>
      <w:r w:rsidR="003F1412" w:rsidRPr="004B660F">
        <w:rPr>
          <w:rFonts w:ascii="Times New Roman" w:hAnsi="Times New Roman" w:cs="Times New Roman"/>
          <w:color w:val="000000" w:themeColor="text1"/>
        </w:rPr>
        <w:t xml:space="preserve"> corresponding to the request</w:t>
      </w:r>
      <w:r w:rsidR="006C5218" w:rsidRPr="004B660F">
        <w:rPr>
          <w:rFonts w:ascii="Times New Roman" w:hAnsi="Times New Roman" w:cs="Times New Roman"/>
          <w:color w:val="000000" w:themeColor="text1"/>
        </w:rPr>
        <w:t xml:space="preserve"> </w:t>
      </w:r>
      <w:r w:rsidRPr="004B660F">
        <w:rPr>
          <w:rFonts w:ascii="Times New Roman" w:hAnsi="Times New Roman" w:cs="Times New Roman"/>
          <w:color w:val="000000" w:themeColor="text1"/>
        </w:rPr>
        <w:t>be</w:t>
      </w:r>
      <w:r w:rsidR="006C5218" w:rsidRPr="004B660F">
        <w:rPr>
          <w:rFonts w:ascii="Times New Roman" w:hAnsi="Times New Roman" w:cs="Times New Roman"/>
          <w:color w:val="000000" w:themeColor="text1"/>
        </w:rPr>
        <w:t>gan</w:t>
      </w:r>
      <w:r w:rsidRPr="004B660F">
        <w:rPr>
          <w:rFonts w:ascii="Times New Roman" w:hAnsi="Times New Roman" w:cs="Times New Roman"/>
          <w:color w:val="000000" w:themeColor="text1"/>
        </w:rPr>
        <w:t xml:space="preserve"> commercial</w:t>
      </w:r>
      <w:r w:rsidR="006520EB">
        <w:rPr>
          <w:rFonts w:ascii="Times New Roman" w:hAnsi="Times New Roman" w:cs="Times New Roman"/>
          <w:color w:val="000000" w:themeColor="text1"/>
        </w:rPr>
        <w:t xml:space="preserve"> </w:t>
      </w:r>
      <w:r w:rsidRPr="004B660F">
        <w:rPr>
          <w:rFonts w:ascii="Times New Roman" w:hAnsi="Times New Roman" w:cs="Times New Roman"/>
          <w:color w:val="000000" w:themeColor="text1"/>
        </w:rPr>
        <w:t xml:space="preserve">operation, and </w:t>
      </w:r>
      <w:proofErr w:type="spellStart"/>
      <w:r w:rsidR="006520EB">
        <w:rPr>
          <w:rFonts w:ascii="Times New Roman" w:hAnsi="Times New Roman" w:cs="Times New Roman"/>
          <w:i/>
          <w:iCs/>
          <w:color w:val="0070C0"/>
        </w:rPr>
        <w:t>w</w:t>
      </w:r>
      <w:r w:rsidRPr="004B660F">
        <w:rPr>
          <w:rFonts w:ascii="Times New Roman" w:hAnsi="Times New Roman" w:cs="Times New Roman"/>
          <w:i/>
          <w:iCs/>
          <w:color w:val="0070C0"/>
        </w:rPr>
        <w:t>ithdrawal_</w:t>
      </w:r>
      <w:r w:rsidR="006520EB">
        <w:rPr>
          <w:rFonts w:ascii="Times New Roman" w:hAnsi="Times New Roman" w:cs="Times New Roman"/>
          <w:i/>
          <w:iCs/>
          <w:color w:val="0070C0"/>
        </w:rPr>
        <w:t>d</w:t>
      </w:r>
      <w:r w:rsidRPr="004B660F">
        <w:rPr>
          <w:rFonts w:ascii="Times New Roman" w:hAnsi="Times New Roman" w:cs="Times New Roman"/>
          <w:i/>
          <w:iCs/>
          <w:color w:val="0070C0"/>
        </w:rPr>
        <w:t>ate</w:t>
      </w:r>
      <w:proofErr w:type="spellEnd"/>
      <w:r w:rsidRPr="004B660F">
        <w:rPr>
          <w:rFonts w:ascii="Times New Roman" w:hAnsi="Times New Roman" w:cs="Times New Roman"/>
          <w:color w:val="000000" w:themeColor="text1"/>
        </w:rPr>
        <w:t xml:space="preserve"> is the date when the </w:t>
      </w:r>
      <w:r w:rsidR="006C5218" w:rsidRPr="004B660F">
        <w:rPr>
          <w:rFonts w:ascii="Times New Roman" w:hAnsi="Times New Roman" w:cs="Times New Roman"/>
          <w:color w:val="000000" w:themeColor="text1"/>
        </w:rPr>
        <w:t>generator</w:t>
      </w:r>
      <w:r w:rsidR="003F1412" w:rsidRPr="004B660F">
        <w:rPr>
          <w:rFonts w:ascii="Times New Roman" w:hAnsi="Times New Roman" w:cs="Times New Roman"/>
          <w:color w:val="000000" w:themeColor="text1"/>
        </w:rPr>
        <w:t xml:space="preserve"> corresponding to the request</w:t>
      </w:r>
      <w:r w:rsidR="006C5218" w:rsidRPr="004B660F">
        <w:rPr>
          <w:rFonts w:ascii="Times New Roman" w:hAnsi="Times New Roman" w:cs="Times New Roman"/>
          <w:color w:val="000000" w:themeColor="text1"/>
        </w:rPr>
        <w:t xml:space="preserve"> </w:t>
      </w:r>
      <w:r w:rsidRPr="004B660F">
        <w:rPr>
          <w:rFonts w:ascii="Times New Roman" w:hAnsi="Times New Roman" w:cs="Times New Roman"/>
          <w:color w:val="000000" w:themeColor="text1"/>
        </w:rPr>
        <w:t xml:space="preserve">withdrew from the interconnection process. </w:t>
      </w:r>
      <w:bookmarkEnd w:id="1"/>
    </w:p>
    <w:p w14:paraId="2E185463" w14:textId="77777777" w:rsidR="00DF4BDD" w:rsidRPr="004B660F" w:rsidRDefault="00DF4BDD" w:rsidP="008A1280">
      <w:pPr>
        <w:pStyle w:val="ListParagraph"/>
        <w:shd w:val="clear" w:color="auto" w:fill="FFFFFF"/>
        <w:spacing w:line="240" w:lineRule="auto"/>
        <w:rPr>
          <w:rFonts w:ascii="Times New Roman" w:hAnsi="Times New Roman" w:cs="Times New Roman"/>
          <w:color w:val="000000" w:themeColor="text1"/>
          <w:highlight w:val="white"/>
        </w:rPr>
      </w:pPr>
    </w:p>
    <w:p w14:paraId="4E214283" w14:textId="77777777" w:rsidR="00A434C7" w:rsidRPr="00A434C7" w:rsidRDefault="00DF4BDD" w:rsidP="00A434C7">
      <w:pPr>
        <w:pStyle w:val="ListParagraph"/>
        <w:numPr>
          <w:ilvl w:val="0"/>
          <w:numId w:val="8"/>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rPr>
        <w:t>Out Queue Date:</w:t>
      </w:r>
      <w:r w:rsidRPr="004B660F">
        <w:rPr>
          <w:rFonts w:ascii="Times New Roman" w:hAnsi="Times New Roman" w:cs="Times New Roman"/>
          <w:color w:val="0070C0"/>
        </w:rPr>
        <w:t xml:space="preserve"> </w:t>
      </w:r>
      <w:r w:rsidR="00B71C7C" w:rsidRPr="004B660F">
        <w:rPr>
          <w:rFonts w:ascii="Times New Roman" w:hAnsi="Times New Roman" w:cs="Times New Roman"/>
          <w:color w:val="000000" w:themeColor="text1"/>
        </w:rPr>
        <w:t xml:space="preserve">We construct a variable </w:t>
      </w:r>
      <w:proofErr w:type="spellStart"/>
      <w:r w:rsidR="006520EB">
        <w:rPr>
          <w:rFonts w:ascii="Times New Roman" w:hAnsi="Times New Roman" w:cs="Times New Roman"/>
          <w:i/>
          <w:iCs/>
          <w:color w:val="0070C0"/>
        </w:rPr>
        <w:t>o</w:t>
      </w:r>
      <w:r w:rsidR="00B71C7C" w:rsidRPr="004B660F">
        <w:rPr>
          <w:rFonts w:ascii="Times New Roman" w:hAnsi="Times New Roman" w:cs="Times New Roman"/>
          <w:i/>
          <w:iCs/>
          <w:color w:val="0070C0"/>
        </w:rPr>
        <w:t>ut_</w:t>
      </w:r>
      <w:r w:rsidR="006520EB">
        <w:rPr>
          <w:rFonts w:ascii="Times New Roman" w:hAnsi="Times New Roman" w:cs="Times New Roman"/>
          <w:i/>
          <w:iCs/>
          <w:color w:val="0070C0"/>
        </w:rPr>
        <w:t>q</w:t>
      </w:r>
      <w:r w:rsidR="00B71C7C" w:rsidRPr="004B660F">
        <w:rPr>
          <w:rFonts w:ascii="Times New Roman" w:hAnsi="Times New Roman" w:cs="Times New Roman"/>
          <w:i/>
          <w:iCs/>
          <w:color w:val="0070C0"/>
        </w:rPr>
        <w:t>ueue_</w:t>
      </w:r>
      <w:r w:rsidR="006520EB">
        <w:rPr>
          <w:rFonts w:ascii="Times New Roman" w:hAnsi="Times New Roman" w:cs="Times New Roman"/>
          <w:i/>
          <w:iCs/>
          <w:color w:val="0070C0"/>
        </w:rPr>
        <w:t>d</w:t>
      </w:r>
      <w:r w:rsidR="00B71C7C" w:rsidRPr="004B660F">
        <w:rPr>
          <w:rFonts w:ascii="Times New Roman" w:hAnsi="Times New Roman" w:cs="Times New Roman"/>
          <w:i/>
          <w:iCs/>
          <w:color w:val="0070C0"/>
        </w:rPr>
        <w:t>ate</w:t>
      </w:r>
      <w:proofErr w:type="spellEnd"/>
      <w:r w:rsidR="00B71C7C" w:rsidRPr="004B660F">
        <w:rPr>
          <w:rFonts w:ascii="Times New Roman" w:hAnsi="Times New Roman" w:cs="Times New Roman"/>
          <w:color w:val="0070C0"/>
        </w:rPr>
        <w:t xml:space="preserve"> </w:t>
      </w:r>
      <w:r w:rsidR="00B71C7C" w:rsidRPr="004B660F">
        <w:rPr>
          <w:rFonts w:ascii="Times New Roman" w:hAnsi="Times New Roman" w:cs="Times New Roman"/>
          <w:color w:val="000000" w:themeColor="text1"/>
        </w:rPr>
        <w:t xml:space="preserve">in R to track when a </w:t>
      </w:r>
      <w:r w:rsidR="006C5218" w:rsidRPr="004B660F">
        <w:rPr>
          <w:rFonts w:ascii="Times New Roman" w:hAnsi="Times New Roman" w:cs="Times New Roman"/>
          <w:color w:val="000000" w:themeColor="text1"/>
        </w:rPr>
        <w:t xml:space="preserve">request </w:t>
      </w:r>
      <w:r w:rsidR="00B71C7C" w:rsidRPr="004B660F">
        <w:rPr>
          <w:rFonts w:ascii="Times New Roman" w:hAnsi="Times New Roman" w:cs="Times New Roman"/>
          <w:color w:val="000000" w:themeColor="text1"/>
        </w:rPr>
        <w:t xml:space="preserve">leaves the interconnection queue. For completed </w:t>
      </w:r>
      <w:r w:rsidR="003F1412" w:rsidRPr="004B660F">
        <w:rPr>
          <w:rFonts w:ascii="Times New Roman" w:hAnsi="Times New Roman" w:cs="Times New Roman"/>
          <w:color w:val="000000" w:themeColor="text1"/>
        </w:rPr>
        <w:t>requests</w:t>
      </w:r>
      <w:r w:rsidR="00B71C7C" w:rsidRPr="004B660F">
        <w:rPr>
          <w:rFonts w:ascii="Times New Roman" w:hAnsi="Times New Roman" w:cs="Times New Roman"/>
          <w:color w:val="000000" w:themeColor="text1"/>
        </w:rPr>
        <w:t xml:space="preserve">, </w:t>
      </w:r>
      <w:proofErr w:type="spellStart"/>
      <w:r w:rsidR="006520EB">
        <w:rPr>
          <w:rFonts w:ascii="Times New Roman" w:hAnsi="Times New Roman" w:cs="Times New Roman"/>
          <w:i/>
          <w:iCs/>
          <w:color w:val="0070C0"/>
        </w:rPr>
        <w:t>o</w:t>
      </w:r>
      <w:r w:rsidR="00B71C7C" w:rsidRPr="004B660F">
        <w:rPr>
          <w:rFonts w:ascii="Times New Roman" w:hAnsi="Times New Roman" w:cs="Times New Roman"/>
          <w:i/>
          <w:iCs/>
          <w:color w:val="0070C0"/>
        </w:rPr>
        <w:t>ut_</w:t>
      </w:r>
      <w:r w:rsidR="006520EB">
        <w:rPr>
          <w:rFonts w:ascii="Times New Roman" w:hAnsi="Times New Roman" w:cs="Times New Roman"/>
          <w:i/>
          <w:iCs/>
          <w:color w:val="0070C0"/>
        </w:rPr>
        <w:t>q</w:t>
      </w:r>
      <w:r w:rsidR="00B71C7C" w:rsidRPr="004B660F">
        <w:rPr>
          <w:rFonts w:ascii="Times New Roman" w:hAnsi="Times New Roman" w:cs="Times New Roman"/>
          <w:i/>
          <w:iCs/>
          <w:color w:val="0070C0"/>
        </w:rPr>
        <w:t>ueue_</w:t>
      </w:r>
      <w:r w:rsidR="006520EB">
        <w:rPr>
          <w:rFonts w:ascii="Times New Roman" w:hAnsi="Times New Roman" w:cs="Times New Roman"/>
          <w:i/>
          <w:iCs/>
          <w:color w:val="0070C0"/>
        </w:rPr>
        <w:t>d</w:t>
      </w:r>
      <w:r w:rsidR="00B71C7C" w:rsidRPr="004B660F">
        <w:rPr>
          <w:rFonts w:ascii="Times New Roman" w:hAnsi="Times New Roman" w:cs="Times New Roman"/>
          <w:i/>
          <w:iCs/>
          <w:color w:val="0070C0"/>
        </w:rPr>
        <w:t>ate</w:t>
      </w:r>
      <w:proofErr w:type="spellEnd"/>
      <w:r w:rsidR="00B71C7C" w:rsidRPr="004B660F">
        <w:rPr>
          <w:rFonts w:ascii="Times New Roman" w:hAnsi="Times New Roman" w:cs="Times New Roman"/>
          <w:color w:val="0070C0"/>
        </w:rPr>
        <w:t xml:space="preserve"> </w:t>
      </w:r>
      <w:r w:rsidR="00B71C7C" w:rsidRPr="004B660F">
        <w:rPr>
          <w:rFonts w:ascii="Times New Roman" w:hAnsi="Times New Roman" w:cs="Times New Roman"/>
          <w:color w:val="000000" w:themeColor="text1"/>
        </w:rPr>
        <w:t>is set to the</w:t>
      </w:r>
      <w:r w:rsidR="006520EB">
        <w:rPr>
          <w:rFonts w:ascii="Times New Roman" w:hAnsi="Times New Roman" w:cs="Times New Roman"/>
          <w:color w:val="000000" w:themeColor="text1"/>
        </w:rPr>
        <w:t xml:space="preserve"> </w:t>
      </w:r>
      <w:proofErr w:type="spellStart"/>
      <w:r w:rsidR="006520EB">
        <w:rPr>
          <w:rFonts w:ascii="Times New Roman" w:hAnsi="Times New Roman" w:cs="Times New Roman"/>
          <w:i/>
          <w:iCs/>
          <w:color w:val="0070C0"/>
        </w:rPr>
        <w:t>i</w:t>
      </w:r>
      <w:r w:rsidR="00B71C7C" w:rsidRPr="004B660F">
        <w:rPr>
          <w:rFonts w:ascii="Times New Roman" w:hAnsi="Times New Roman" w:cs="Times New Roman"/>
          <w:i/>
          <w:iCs/>
          <w:color w:val="0070C0"/>
        </w:rPr>
        <w:t>n_</w:t>
      </w:r>
      <w:r w:rsidR="006520EB">
        <w:rPr>
          <w:rFonts w:ascii="Times New Roman" w:hAnsi="Times New Roman" w:cs="Times New Roman"/>
          <w:i/>
          <w:iCs/>
          <w:color w:val="0070C0"/>
        </w:rPr>
        <w:t>s</w:t>
      </w:r>
      <w:r w:rsidR="00B71C7C" w:rsidRPr="004B660F">
        <w:rPr>
          <w:rFonts w:ascii="Times New Roman" w:hAnsi="Times New Roman" w:cs="Times New Roman"/>
          <w:i/>
          <w:iCs/>
          <w:color w:val="0070C0"/>
        </w:rPr>
        <w:t>ervice_</w:t>
      </w:r>
      <w:r w:rsidR="006520EB">
        <w:rPr>
          <w:rFonts w:ascii="Times New Roman" w:hAnsi="Times New Roman" w:cs="Times New Roman"/>
          <w:i/>
          <w:iCs/>
          <w:color w:val="0070C0"/>
        </w:rPr>
        <w:t>d</w:t>
      </w:r>
      <w:r w:rsidR="00B71C7C" w:rsidRPr="004B660F">
        <w:rPr>
          <w:rFonts w:ascii="Times New Roman" w:hAnsi="Times New Roman" w:cs="Times New Roman"/>
          <w:i/>
          <w:iCs/>
          <w:color w:val="0070C0"/>
        </w:rPr>
        <w:t>ate</w:t>
      </w:r>
      <w:proofErr w:type="spellEnd"/>
      <w:r w:rsidR="00B71C7C" w:rsidRPr="004B660F">
        <w:rPr>
          <w:rFonts w:ascii="Times New Roman" w:hAnsi="Times New Roman" w:cs="Times New Roman"/>
          <w:color w:val="000000" w:themeColor="text1"/>
        </w:rPr>
        <w:t xml:space="preserve">. For withdrawn </w:t>
      </w:r>
      <w:r w:rsidR="003F1412" w:rsidRPr="004B660F">
        <w:rPr>
          <w:rFonts w:ascii="Times New Roman" w:hAnsi="Times New Roman" w:cs="Times New Roman"/>
          <w:color w:val="000000" w:themeColor="text1"/>
        </w:rPr>
        <w:t>requests</w:t>
      </w:r>
      <w:r w:rsidR="00B71C7C" w:rsidRPr="004B660F">
        <w:rPr>
          <w:rFonts w:ascii="Times New Roman" w:hAnsi="Times New Roman" w:cs="Times New Roman"/>
          <w:color w:val="000000" w:themeColor="text1"/>
        </w:rPr>
        <w:t xml:space="preserve">, it is set to the </w:t>
      </w:r>
      <w:proofErr w:type="spellStart"/>
      <w:r w:rsidR="006520EB">
        <w:rPr>
          <w:rFonts w:ascii="Times New Roman" w:hAnsi="Times New Roman" w:cs="Times New Roman"/>
          <w:i/>
          <w:iCs/>
          <w:color w:val="0070C0"/>
        </w:rPr>
        <w:t>w</w:t>
      </w:r>
      <w:r w:rsidR="00B71C7C" w:rsidRPr="004B660F">
        <w:rPr>
          <w:rFonts w:ascii="Times New Roman" w:hAnsi="Times New Roman" w:cs="Times New Roman"/>
          <w:i/>
          <w:iCs/>
          <w:color w:val="0070C0"/>
        </w:rPr>
        <w:t>ithdrawal_</w:t>
      </w:r>
      <w:r w:rsidR="006520EB">
        <w:rPr>
          <w:rFonts w:ascii="Times New Roman" w:hAnsi="Times New Roman" w:cs="Times New Roman"/>
          <w:i/>
          <w:iCs/>
          <w:color w:val="0070C0"/>
        </w:rPr>
        <w:t>d</w:t>
      </w:r>
      <w:r w:rsidR="00B71C7C" w:rsidRPr="004B660F">
        <w:rPr>
          <w:rFonts w:ascii="Times New Roman" w:hAnsi="Times New Roman" w:cs="Times New Roman"/>
          <w:i/>
          <w:iCs/>
          <w:color w:val="0070C0"/>
        </w:rPr>
        <w:t>ate</w:t>
      </w:r>
      <w:proofErr w:type="spellEnd"/>
      <w:r w:rsidR="00B71C7C" w:rsidRPr="004B660F">
        <w:rPr>
          <w:rFonts w:ascii="Times New Roman" w:hAnsi="Times New Roman" w:cs="Times New Roman"/>
          <w:i/>
          <w:iCs/>
          <w:color w:val="000000" w:themeColor="text1"/>
        </w:rPr>
        <w:t xml:space="preserve">. </w:t>
      </w:r>
      <w:r w:rsidR="00B71C7C" w:rsidRPr="004B660F">
        <w:rPr>
          <w:rFonts w:ascii="Times New Roman" w:hAnsi="Times New Roman" w:cs="Times New Roman"/>
          <w:color w:val="000000" w:themeColor="text1"/>
        </w:rPr>
        <w:t xml:space="preserve">For active </w:t>
      </w:r>
      <w:r w:rsidR="003F1412" w:rsidRPr="004B660F">
        <w:rPr>
          <w:rFonts w:ascii="Times New Roman" w:hAnsi="Times New Roman" w:cs="Times New Roman"/>
          <w:color w:val="000000" w:themeColor="text1"/>
        </w:rPr>
        <w:t>request</w:t>
      </w:r>
      <w:r w:rsidR="00C76AE2" w:rsidRPr="004B660F">
        <w:rPr>
          <w:rFonts w:ascii="Times New Roman" w:hAnsi="Times New Roman" w:cs="Times New Roman"/>
          <w:color w:val="000000" w:themeColor="text1"/>
        </w:rPr>
        <w:t>s</w:t>
      </w:r>
      <w:r w:rsidR="00B71C7C" w:rsidRPr="004B660F">
        <w:rPr>
          <w:rFonts w:ascii="Times New Roman" w:hAnsi="Times New Roman" w:cs="Times New Roman"/>
          <w:color w:val="000000" w:themeColor="text1"/>
        </w:rPr>
        <w:t>, the</w:t>
      </w:r>
      <w:r w:rsidR="00B71C7C" w:rsidRPr="004B660F">
        <w:rPr>
          <w:rFonts w:ascii="Times New Roman" w:hAnsi="Times New Roman" w:cs="Times New Roman"/>
          <w:i/>
          <w:iCs/>
          <w:color w:val="000000" w:themeColor="text1"/>
        </w:rPr>
        <w:t xml:space="preserve"> </w:t>
      </w:r>
      <w:proofErr w:type="spellStart"/>
      <w:r w:rsidR="006520EB">
        <w:rPr>
          <w:rFonts w:ascii="Times New Roman" w:hAnsi="Times New Roman" w:cs="Times New Roman"/>
          <w:i/>
          <w:iCs/>
          <w:color w:val="0070C0"/>
        </w:rPr>
        <w:t>o</w:t>
      </w:r>
      <w:r w:rsidR="00B71C7C" w:rsidRPr="004B660F">
        <w:rPr>
          <w:rFonts w:ascii="Times New Roman" w:hAnsi="Times New Roman" w:cs="Times New Roman"/>
          <w:i/>
          <w:iCs/>
          <w:color w:val="0070C0"/>
        </w:rPr>
        <w:t>ut_</w:t>
      </w:r>
      <w:r w:rsidR="006520EB">
        <w:rPr>
          <w:rFonts w:ascii="Times New Roman" w:hAnsi="Times New Roman" w:cs="Times New Roman"/>
          <w:i/>
          <w:iCs/>
          <w:color w:val="0070C0"/>
        </w:rPr>
        <w:t>q</w:t>
      </w:r>
      <w:r w:rsidR="00B71C7C" w:rsidRPr="004B660F">
        <w:rPr>
          <w:rFonts w:ascii="Times New Roman" w:hAnsi="Times New Roman" w:cs="Times New Roman"/>
          <w:i/>
          <w:iCs/>
          <w:color w:val="0070C0"/>
        </w:rPr>
        <w:t>ueue_</w:t>
      </w:r>
      <w:r w:rsidR="006520EB">
        <w:rPr>
          <w:rFonts w:ascii="Times New Roman" w:hAnsi="Times New Roman" w:cs="Times New Roman"/>
          <w:i/>
          <w:iCs/>
          <w:color w:val="0070C0"/>
        </w:rPr>
        <w:t>d</w:t>
      </w:r>
      <w:r w:rsidR="00B71C7C" w:rsidRPr="004B660F">
        <w:rPr>
          <w:rFonts w:ascii="Times New Roman" w:hAnsi="Times New Roman" w:cs="Times New Roman"/>
          <w:i/>
          <w:iCs/>
          <w:color w:val="0070C0"/>
        </w:rPr>
        <w:t>ate</w:t>
      </w:r>
      <w:proofErr w:type="spellEnd"/>
      <w:r w:rsidR="00B71C7C" w:rsidRPr="004B660F">
        <w:rPr>
          <w:rFonts w:ascii="Times New Roman" w:hAnsi="Times New Roman" w:cs="Times New Roman"/>
          <w:color w:val="0070C0"/>
        </w:rPr>
        <w:t xml:space="preserve"> </w:t>
      </w:r>
      <w:r w:rsidR="00B71C7C" w:rsidRPr="004B660F">
        <w:rPr>
          <w:rFonts w:ascii="Times New Roman" w:hAnsi="Times New Roman" w:cs="Times New Roman"/>
          <w:color w:val="000000" w:themeColor="text1"/>
        </w:rPr>
        <w:t xml:space="preserve">reflects the projected in-service date. </w:t>
      </w:r>
    </w:p>
    <w:p w14:paraId="6D016B63" w14:textId="77777777" w:rsidR="00A434C7" w:rsidRPr="00A434C7" w:rsidRDefault="00A434C7" w:rsidP="00A434C7">
      <w:pPr>
        <w:pStyle w:val="ListParagraph"/>
        <w:rPr>
          <w:rFonts w:ascii="Times New Roman" w:hAnsi="Times New Roman" w:cs="Times New Roman"/>
          <w:b/>
          <w:bCs/>
          <w:color w:val="0070C0"/>
        </w:rPr>
      </w:pPr>
    </w:p>
    <w:p w14:paraId="17D3CDE6" w14:textId="6CD01463" w:rsidR="00A434C7" w:rsidRPr="00A434C7" w:rsidRDefault="00DF4BDD" w:rsidP="00A434C7">
      <w:pPr>
        <w:pStyle w:val="ListParagraph"/>
        <w:numPr>
          <w:ilvl w:val="0"/>
          <w:numId w:val="8"/>
        </w:numPr>
        <w:shd w:val="clear" w:color="auto" w:fill="FFFFFF"/>
        <w:spacing w:line="240" w:lineRule="auto"/>
        <w:rPr>
          <w:rFonts w:ascii="Times New Roman" w:hAnsi="Times New Roman" w:cs="Times New Roman"/>
          <w:color w:val="000000" w:themeColor="text1"/>
          <w:highlight w:val="white"/>
        </w:rPr>
      </w:pPr>
      <w:r w:rsidRPr="00A434C7">
        <w:rPr>
          <w:rFonts w:ascii="Times New Roman" w:hAnsi="Times New Roman" w:cs="Times New Roman"/>
          <w:b/>
          <w:bCs/>
          <w:color w:val="0070C0"/>
        </w:rPr>
        <w:t>Study Issue Date:</w:t>
      </w:r>
      <w:r w:rsidRPr="00A434C7">
        <w:rPr>
          <w:rFonts w:ascii="Times New Roman" w:hAnsi="Times New Roman" w:cs="Times New Roman"/>
        </w:rPr>
        <w:t xml:space="preserve"> </w:t>
      </w:r>
      <w:r w:rsidR="00793121" w:rsidRPr="00A434C7">
        <w:rPr>
          <w:rFonts w:ascii="Times New Roman" w:hAnsi="Times New Roman" w:cs="Times New Roman"/>
        </w:rPr>
        <w:t xml:space="preserve">We </w:t>
      </w:r>
      <w:r w:rsidR="009C77F3" w:rsidRPr="00A434C7">
        <w:rPr>
          <w:rFonts w:ascii="Times New Roman" w:hAnsi="Times New Roman" w:cs="Times New Roman"/>
        </w:rPr>
        <w:t>collect</w:t>
      </w:r>
      <w:r w:rsidR="00793121" w:rsidRPr="00A434C7">
        <w:rPr>
          <w:rFonts w:ascii="Times New Roman" w:hAnsi="Times New Roman" w:cs="Times New Roman"/>
        </w:rPr>
        <w:t xml:space="preserve"> the</w:t>
      </w:r>
      <w:r w:rsidR="003A5779" w:rsidRPr="00A434C7">
        <w:rPr>
          <w:rFonts w:ascii="Times New Roman" w:hAnsi="Times New Roman" w:cs="Times New Roman"/>
        </w:rPr>
        <w:t xml:space="preserve"> date when the engineering study was issued </w:t>
      </w:r>
      <w:r w:rsidR="009C77F3" w:rsidRPr="00A434C7">
        <w:rPr>
          <w:rFonts w:ascii="Times New Roman" w:hAnsi="Times New Roman" w:cs="Times New Roman"/>
        </w:rPr>
        <w:t xml:space="preserve">and record it </w:t>
      </w:r>
      <w:r w:rsidR="003A5779" w:rsidRPr="00A434C7">
        <w:rPr>
          <w:rFonts w:ascii="Times New Roman" w:hAnsi="Times New Roman" w:cs="Times New Roman"/>
        </w:rPr>
        <w:t>in</w:t>
      </w:r>
      <w:r w:rsidR="00793121" w:rsidRPr="00A434C7">
        <w:rPr>
          <w:rFonts w:ascii="Times New Roman" w:hAnsi="Times New Roman" w:cs="Times New Roman"/>
        </w:rPr>
        <w:t xml:space="preserve"> </w:t>
      </w:r>
      <w:r w:rsidR="005849DC" w:rsidRPr="00A434C7">
        <w:rPr>
          <w:rFonts w:ascii="Times New Roman" w:eastAsia="Times New Roman" w:hAnsi="Times New Roman" w:cs="Times New Roman"/>
          <w:color w:val="000000" w:themeColor="text1"/>
          <w:lang w:val="en-US" w:eastAsia="zh-CN"/>
        </w:rPr>
        <w:t xml:space="preserve">variable </w:t>
      </w:r>
      <w:proofErr w:type="spellStart"/>
      <w:r w:rsidR="006520EB" w:rsidRPr="00A434C7">
        <w:rPr>
          <w:rFonts w:ascii="Times New Roman" w:eastAsia="Times New Roman" w:hAnsi="Times New Roman" w:cs="Times New Roman"/>
          <w:i/>
          <w:iCs/>
          <w:color w:val="0070C0"/>
          <w:lang w:val="en-US" w:eastAsia="zh-CN"/>
        </w:rPr>
        <w:t>i</w:t>
      </w:r>
      <w:r w:rsidR="005849DC" w:rsidRPr="00A434C7">
        <w:rPr>
          <w:rFonts w:ascii="Times New Roman" w:eastAsia="Times New Roman" w:hAnsi="Times New Roman" w:cs="Times New Roman"/>
          <w:i/>
          <w:iCs/>
          <w:color w:val="0070C0"/>
          <w:lang w:val="en-US" w:eastAsia="zh-CN"/>
        </w:rPr>
        <w:t>ssue_</w:t>
      </w:r>
      <w:r w:rsidR="006520EB" w:rsidRPr="00A434C7">
        <w:rPr>
          <w:rFonts w:ascii="Times New Roman" w:eastAsia="Times New Roman" w:hAnsi="Times New Roman" w:cs="Times New Roman"/>
          <w:i/>
          <w:iCs/>
          <w:color w:val="0070C0"/>
          <w:lang w:val="en-US" w:eastAsia="zh-CN"/>
        </w:rPr>
        <w:t>d</w:t>
      </w:r>
      <w:r w:rsidR="005849DC" w:rsidRPr="00A434C7">
        <w:rPr>
          <w:rFonts w:ascii="Times New Roman" w:eastAsia="Times New Roman" w:hAnsi="Times New Roman" w:cs="Times New Roman"/>
          <w:i/>
          <w:iCs/>
          <w:color w:val="0070C0"/>
          <w:lang w:val="en-US" w:eastAsia="zh-CN"/>
        </w:rPr>
        <w:t>ate</w:t>
      </w:r>
      <w:proofErr w:type="spellEnd"/>
      <w:r w:rsidR="003A5779" w:rsidRPr="00A434C7">
        <w:rPr>
          <w:rFonts w:ascii="Times New Roman" w:eastAsia="Times New Roman" w:hAnsi="Times New Roman" w:cs="Times New Roman"/>
          <w:color w:val="000000" w:themeColor="text1"/>
          <w:lang w:val="en-US" w:eastAsia="zh-CN"/>
        </w:rPr>
        <w:t>,</w:t>
      </w:r>
      <w:r w:rsidR="003A5779" w:rsidRPr="00A434C7">
        <w:rPr>
          <w:rFonts w:ascii="Times New Roman" w:eastAsia="Times New Roman" w:hAnsi="Times New Roman" w:cs="Times New Roman"/>
          <w:i/>
          <w:iCs/>
          <w:color w:val="000000" w:themeColor="text1"/>
          <w:lang w:val="en-US" w:eastAsia="zh-CN"/>
        </w:rPr>
        <w:t xml:space="preserve"> </w:t>
      </w:r>
      <w:r w:rsidR="003A5779" w:rsidRPr="00A434C7">
        <w:rPr>
          <w:rFonts w:ascii="Times New Roman" w:eastAsia="Times New Roman" w:hAnsi="Times New Roman" w:cs="Times New Roman"/>
          <w:color w:val="000000" w:themeColor="text1"/>
          <w:lang w:val="en-US" w:eastAsia="zh-CN"/>
        </w:rPr>
        <w:t xml:space="preserve">in year-month format. </w:t>
      </w:r>
      <w:r w:rsidR="00A434C7" w:rsidRPr="00A434C7">
        <w:rPr>
          <w:rFonts w:ascii="Aptos" w:hAnsi="Aptos"/>
          <w:color w:val="000000"/>
          <w:sz w:val="20"/>
          <w:szCs w:val="20"/>
          <w:shd w:val="clear" w:color="auto" w:fill="FFFFFF"/>
        </w:rPr>
        <w:t xml:space="preserve">While very few observations for the second and third studies are missing issue dates (0.3%), Study 1 issue dates are often missing: 14% are missing </w:t>
      </w:r>
      <w:r w:rsidR="00A434C7" w:rsidRPr="00A434C7">
        <w:rPr>
          <w:rFonts w:ascii="Aptos" w:hAnsi="Aptos"/>
          <w:color w:val="000000"/>
          <w:sz w:val="20"/>
          <w:szCs w:val="20"/>
          <w:shd w:val="clear" w:color="auto" w:fill="FFFFFF"/>
        </w:rPr>
        <w:lastRenderedPageBreak/>
        <w:t>completely and 0.5% only have the year. The R code imputes issue dates for these observations by assuming they are 4 months after the </w:t>
      </w:r>
      <w:proofErr w:type="spellStart"/>
      <w:r w:rsidR="00A434C7" w:rsidRPr="00A434C7">
        <w:rPr>
          <w:rFonts w:ascii="Aptos" w:hAnsi="Aptos"/>
          <w:i/>
          <w:iCs/>
          <w:color w:val="0070C0"/>
          <w:sz w:val="20"/>
          <w:szCs w:val="20"/>
        </w:rPr>
        <w:t>queue_date</w:t>
      </w:r>
      <w:proofErr w:type="spellEnd"/>
      <w:r w:rsidR="00A434C7" w:rsidRPr="00A434C7">
        <w:rPr>
          <w:rFonts w:ascii="Aptos" w:hAnsi="Aptos"/>
          <w:color w:val="000000"/>
          <w:sz w:val="20"/>
          <w:szCs w:val="20"/>
          <w:shd w:val="clear" w:color="auto" w:fill="FFFFFF"/>
        </w:rPr>
        <w:t>, in accordance with PJM’s official timeline.</w:t>
      </w:r>
    </w:p>
    <w:p w14:paraId="4D9E140B" w14:textId="77777777" w:rsidR="00DF4BDD" w:rsidRPr="004B660F" w:rsidRDefault="00DF4BDD" w:rsidP="008A1280">
      <w:pPr>
        <w:pStyle w:val="ListParagraph"/>
        <w:spacing w:line="240" w:lineRule="auto"/>
        <w:rPr>
          <w:rFonts w:ascii="Times New Roman" w:hAnsi="Times New Roman" w:cs="Times New Roman"/>
          <w:color w:val="000000" w:themeColor="text1"/>
          <w:sz w:val="24"/>
          <w:szCs w:val="24"/>
        </w:rPr>
      </w:pPr>
    </w:p>
    <w:p w14:paraId="0B52E088" w14:textId="797D3562" w:rsidR="00A15CD5" w:rsidRPr="00A60D0E" w:rsidRDefault="00F636FA" w:rsidP="00A60D0E">
      <w:pPr>
        <w:pStyle w:val="ListParagraph"/>
        <w:numPr>
          <w:ilvl w:val="0"/>
          <w:numId w:val="8"/>
        </w:numPr>
        <w:shd w:val="clear" w:color="auto" w:fill="FFFFFF"/>
        <w:spacing w:before="100" w:beforeAutospacing="1" w:after="100" w:afterAutospacing="1" w:line="240" w:lineRule="auto"/>
        <w:rPr>
          <w:rFonts w:ascii="Times New Roman" w:hAnsi="Times New Roman" w:cs="Times New Roman"/>
          <w:b/>
          <w:bCs/>
          <w:color w:val="0070C0"/>
          <w:sz w:val="24"/>
          <w:szCs w:val="24"/>
          <w:highlight w:val="white"/>
        </w:rPr>
      </w:pPr>
      <w:r w:rsidRPr="004B660F">
        <w:rPr>
          <w:rFonts w:ascii="Times New Roman" w:hAnsi="Times New Roman" w:cs="Times New Roman"/>
          <w:b/>
          <w:bCs/>
          <w:color w:val="0070C0"/>
        </w:rPr>
        <w:t>Wait Time:</w:t>
      </w:r>
      <w:r w:rsidRPr="004B660F">
        <w:rPr>
          <w:rFonts w:ascii="Times New Roman" w:hAnsi="Times New Roman" w:cs="Times New Roman"/>
          <w:color w:val="000000" w:themeColor="text1"/>
        </w:rPr>
        <w:t xml:space="preserve"> </w:t>
      </w:r>
      <w:r w:rsidR="00C34174" w:rsidRPr="004B660F">
        <w:rPr>
          <w:rFonts w:ascii="Times New Roman" w:hAnsi="Times New Roman" w:cs="Times New Roman"/>
        </w:rPr>
        <w:t xml:space="preserve">We </w:t>
      </w:r>
      <w:r w:rsidR="006578C1" w:rsidRPr="004B660F">
        <w:rPr>
          <w:rFonts w:ascii="Times New Roman" w:hAnsi="Times New Roman" w:cs="Times New Roman"/>
        </w:rPr>
        <w:t>construct</w:t>
      </w:r>
      <w:r w:rsidR="00C34174" w:rsidRPr="004B660F">
        <w:rPr>
          <w:rFonts w:ascii="Times New Roman" w:hAnsi="Times New Roman" w:cs="Times New Roman"/>
        </w:rPr>
        <w:t xml:space="preserve"> a series of wait time variables </w:t>
      </w:r>
      <w:r w:rsidR="001F3138">
        <w:rPr>
          <w:rFonts w:ascii="Times New Roman" w:hAnsi="Times New Roman" w:cs="Times New Roman"/>
          <w:i/>
          <w:iCs/>
          <w:color w:val="0070C0"/>
        </w:rPr>
        <w:t>study1</w:t>
      </w:r>
      <w:r w:rsidR="001F3138" w:rsidRPr="001F3138">
        <w:rPr>
          <w:rFonts w:ascii="Times New Roman" w:hAnsi="Times New Roman" w:cs="Times New Roman"/>
          <w:i/>
          <w:iCs/>
          <w:color w:val="0070C0"/>
        </w:rPr>
        <w:t>_wait</w:t>
      </w:r>
      <w:r w:rsidR="001F3138">
        <w:rPr>
          <w:rFonts w:ascii="Times New Roman" w:hAnsi="Times New Roman" w:cs="Times New Roman"/>
        </w:rPr>
        <w:t xml:space="preserve">, </w:t>
      </w:r>
      <w:r w:rsidR="001F3138">
        <w:rPr>
          <w:rFonts w:ascii="Times New Roman" w:hAnsi="Times New Roman" w:cs="Times New Roman"/>
          <w:i/>
          <w:iCs/>
          <w:color w:val="0070C0"/>
        </w:rPr>
        <w:t>study2</w:t>
      </w:r>
      <w:r w:rsidR="001F3138" w:rsidRPr="001F3138">
        <w:rPr>
          <w:rFonts w:ascii="Times New Roman" w:hAnsi="Times New Roman" w:cs="Times New Roman"/>
          <w:i/>
          <w:iCs/>
          <w:color w:val="0070C0"/>
        </w:rPr>
        <w:t>_wait</w:t>
      </w:r>
      <w:r w:rsidR="001F3138">
        <w:rPr>
          <w:rFonts w:ascii="Times New Roman" w:hAnsi="Times New Roman" w:cs="Times New Roman"/>
        </w:rPr>
        <w:t xml:space="preserve">, and </w:t>
      </w:r>
      <w:r w:rsidR="001F3138">
        <w:rPr>
          <w:rFonts w:ascii="Times New Roman" w:hAnsi="Times New Roman" w:cs="Times New Roman"/>
          <w:i/>
          <w:iCs/>
          <w:color w:val="0070C0"/>
        </w:rPr>
        <w:t>study3</w:t>
      </w:r>
      <w:r w:rsidR="001F3138" w:rsidRPr="001F3138">
        <w:rPr>
          <w:rFonts w:ascii="Times New Roman" w:hAnsi="Times New Roman" w:cs="Times New Roman"/>
          <w:i/>
          <w:iCs/>
          <w:color w:val="0070C0"/>
        </w:rPr>
        <w:t>_wait</w:t>
      </w:r>
      <w:r w:rsidR="001F3138">
        <w:rPr>
          <w:rFonts w:ascii="Times New Roman" w:hAnsi="Times New Roman" w:cs="Times New Roman"/>
        </w:rPr>
        <w:t xml:space="preserve"> </w:t>
      </w:r>
      <w:r w:rsidR="00C34174" w:rsidRPr="004B660F">
        <w:rPr>
          <w:rFonts w:ascii="Times New Roman" w:hAnsi="Times New Roman" w:cs="Times New Roman"/>
        </w:rPr>
        <w:t xml:space="preserve">in </w:t>
      </w:r>
      <w:r w:rsidR="00A37553" w:rsidRPr="004B660F">
        <w:rPr>
          <w:rFonts w:ascii="Times New Roman" w:hAnsi="Times New Roman" w:cs="Times New Roman"/>
        </w:rPr>
        <w:t xml:space="preserve">the </w:t>
      </w:r>
      <w:r w:rsidR="00C34174" w:rsidRPr="004B660F">
        <w:rPr>
          <w:rFonts w:ascii="Times New Roman" w:hAnsi="Times New Roman" w:cs="Times New Roman"/>
        </w:rPr>
        <w:t>R</w:t>
      </w:r>
      <w:r w:rsidR="00A37553" w:rsidRPr="004B660F">
        <w:rPr>
          <w:rFonts w:ascii="Times New Roman" w:hAnsi="Times New Roman" w:cs="Times New Roman"/>
        </w:rPr>
        <w:t xml:space="preserve"> code</w:t>
      </w:r>
      <w:r w:rsidR="00C34174" w:rsidRPr="004B660F">
        <w:rPr>
          <w:rFonts w:ascii="Times New Roman" w:hAnsi="Times New Roman" w:cs="Times New Roman"/>
        </w:rPr>
        <w:t xml:space="preserve">. The wait time for the </w:t>
      </w:r>
      <w:r w:rsidR="006520EB">
        <w:rPr>
          <w:rFonts w:ascii="Times New Roman" w:hAnsi="Times New Roman" w:cs="Times New Roman"/>
        </w:rPr>
        <w:t>S</w:t>
      </w:r>
      <w:r w:rsidR="006578C1" w:rsidRPr="004B660F">
        <w:rPr>
          <w:rFonts w:ascii="Times New Roman" w:hAnsi="Times New Roman" w:cs="Times New Roman"/>
        </w:rPr>
        <w:t>tudy 1</w:t>
      </w:r>
      <w:r w:rsidR="00C34174" w:rsidRPr="004B660F">
        <w:rPr>
          <w:rFonts w:ascii="Times New Roman" w:hAnsi="Times New Roman" w:cs="Times New Roman"/>
        </w:rPr>
        <w:t xml:space="preserve"> is defined as the number of months between the </w:t>
      </w:r>
      <w:proofErr w:type="spellStart"/>
      <w:r w:rsidR="006520EB">
        <w:rPr>
          <w:rFonts w:ascii="Times New Roman" w:hAnsi="Times New Roman" w:cs="Times New Roman"/>
          <w:i/>
          <w:iCs/>
          <w:color w:val="0070C0"/>
        </w:rPr>
        <w:t>q</w:t>
      </w:r>
      <w:r w:rsidR="00C34174" w:rsidRPr="004B660F">
        <w:rPr>
          <w:rFonts w:ascii="Times New Roman" w:hAnsi="Times New Roman" w:cs="Times New Roman"/>
          <w:i/>
          <w:iCs/>
          <w:color w:val="0070C0"/>
        </w:rPr>
        <w:t>ueue_</w:t>
      </w:r>
      <w:r w:rsidR="006520EB">
        <w:rPr>
          <w:rFonts w:ascii="Times New Roman" w:hAnsi="Times New Roman" w:cs="Times New Roman"/>
          <w:i/>
          <w:iCs/>
          <w:color w:val="0070C0"/>
        </w:rPr>
        <w:t>d</w:t>
      </w:r>
      <w:r w:rsidR="00C34174" w:rsidRPr="004B660F">
        <w:rPr>
          <w:rFonts w:ascii="Times New Roman" w:hAnsi="Times New Roman" w:cs="Times New Roman"/>
          <w:i/>
          <w:iCs/>
          <w:color w:val="0070C0"/>
        </w:rPr>
        <w:t>ate</w:t>
      </w:r>
      <w:proofErr w:type="spellEnd"/>
      <w:r w:rsidR="00C34174" w:rsidRPr="004B660F">
        <w:rPr>
          <w:rFonts w:ascii="Times New Roman" w:hAnsi="Times New Roman" w:cs="Times New Roman"/>
          <w:color w:val="0070C0"/>
        </w:rPr>
        <w:t xml:space="preserve"> </w:t>
      </w:r>
      <w:r w:rsidR="00C34174" w:rsidRPr="004B660F">
        <w:rPr>
          <w:rFonts w:ascii="Times New Roman" w:hAnsi="Times New Roman" w:cs="Times New Roman"/>
        </w:rPr>
        <w:t xml:space="preserve">and the </w:t>
      </w:r>
      <w:r w:rsidR="00D0143D">
        <w:rPr>
          <w:rFonts w:ascii="Times New Roman" w:hAnsi="Times New Roman" w:cs="Times New Roman"/>
        </w:rPr>
        <w:t xml:space="preserve">Study 1 </w:t>
      </w:r>
      <w:proofErr w:type="spellStart"/>
      <w:r w:rsidR="006520EB">
        <w:rPr>
          <w:rFonts w:ascii="Times New Roman" w:hAnsi="Times New Roman" w:cs="Times New Roman"/>
          <w:i/>
          <w:iCs/>
          <w:color w:val="0070C0"/>
        </w:rPr>
        <w:t>i</w:t>
      </w:r>
      <w:r w:rsidR="00C34174" w:rsidRPr="004B660F">
        <w:rPr>
          <w:rFonts w:ascii="Times New Roman" w:hAnsi="Times New Roman" w:cs="Times New Roman"/>
          <w:i/>
          <w:iCs/>
          <w:color w:val="0070C0"/>
        </w:rPr>
        <w:t>ssue_</w:t>
      </w:r>
      <w:r w:rsidR="006520EB">
        <w:rPr>
          <w:rFonts w:ascii="Times New Roman" w:hAnsi="Times New Roman" w:cs="Times New Roman"/>
          <w:i/>
          <w:iCs/>
          <w:color w:val="0070C0"/>
        </w:rPr>
        <w:t>d</w:t>
      </w:r>
      <w:r w:rsidR="00C34174" w:rsidRPr="004B660F">
        <w:rPr>
          <w:rFonts w:ascii="Times New Roman" w:hAnsi="Times New Roman" w:cs="Times New Roman"/>
          <w:i/>
          <w:iCs/>
          <w:color w:val="0070C0"/>
        </w:rPr>
        <w:t>ate</w:t>
      </w:r>
      <w:proofErr w:type="spellEnd"/>
      <w:r w:rsidR="00C34174" w:rsidRPr="004B660F">
        <w:rPr>
          <w:rFonts w:ascii="Times New Roman" w:hAnsi="Times New Roman" w:cs="Times New Roman"/>
        </w:rPr>
        <w:t xml:space="preserve">. The wait </w:t>
      </w:r>
      <w:r w:rsidR="00D0143D">
        <w:rPr>
          <w:rFonts w:ascii="Times New Roman" w:hAnsi="Times New Roman" w:cs="Times New Roman"/>
        </w:rPr>
        <w:t>time for later studies is the time between their issue dates.</w:t>
      </w:r>
    </w:p>
    <w:p w14:paraId="026AAF67" w14:textId="77777777" w:rsidR="00A60D0E" w:rsidRDefault="00A60D0E" w:rsidP="008A1280">
      <w:pPr>
        <w:shd w:val="clear" w:color="auto" w:fill="FFFFFF"/>
        <w:spacing w:line="240" w:lineRule="auto"/>
        <w:rPr>
          <w:rFonts w:ascii="Times New Roman" w:hAnsi="Times New Roman" w:cs="Times New Roman"/>
          <w:b/>
          <w:bCs/>
          <w:color w:val="0070C0"/>
          <w:sz w:val="24"/>
          <w:szCs w:val="24"/>
          <w:highlight w:val="white"/>
        </w:rPr>
      </w:pPr>
    </w:p>
    <w:p w14:paraId="084910FD" w14:textId="7F1C7969" w:rsidR="00C104BB" w:rsidRPr="004B660F" w:rsidRDefault="00C104BB" w:rsidP="008A1280">
      <w:pPr>
        <w:shd w:val="clear" w:color="auto" w:fill="FFFFFF"/>
        <w:spacing w:line="240" w:lineRule="auto"/>
        <w:rPr>
          <w:rFonts w:ascii="Times New Roman" w:hAnsi="Times New Roman" w:cs="Times New Roman"/>
          <w:b/>
          <w:bCs/>
          <w:color w:val="000000" w:themeColor="text1"/>
          <w:sz w:val="24"/>
          <w:szCs w:val="24"/>
          <w:highlight w:val="white"/>
        </w:rPr>
      </w:pPr>
      <w:r w:rsidRPr="004B660F">
        <w:rPr>
          <w:rFonts w:ascii="Times New Roman" w:hAnsi="Times New Roman" w:cs="Times New Roman"/>
          <w:b/>
          <w:bCs/>
          <w:color w:val="0070C0"/>
          <w:sz w:val="24"/>
          <w:szCs w:val="24"/>
          <w:highlight w:val="white"/>
        </w:rPr>
        <w:t xml:space="preserve">Size: </w:t>
      </w:r>
    </w:p>
    <w:p w14:paraId="761D601F" w14:textId="77777777" w:rsidR="00C104BB" w:rsidRPr="004B660F" w:rsidRDefault="00C104BB" w:rsidP="008A1280">
      <w:pPr>
        <w:shd w:val="clear" w:color="auto" w:fill="FFFFFF"/>
        <w:spacing w:line="240" w:lineRule="auto"/>
        <w:rPr>
          <w:rFonts w:ascii="Times New Roman" w:hAnsi="Times New Roman" w:cs="Times New Roman"/>
          <w:color w:val="000000" w:themeColor="text1"/>
          <w:sz w:val="24"/>
          <w:szCs w:val="24"/>
          <w:highlight w:val="white"/>
        </w:rPr>
      </w:pPr>
    </w:p>
    <w:p w14:paraId="3DA2024D" w14:textId="5EFB2AFA" w:rsidR="00C104BB" w:rsidRPr="004B660F" w:rsidRDefault="00C104BB" w:rsidP="008A1280">
      <w:pPr>
        <w:pStyle w:val="ListParagraph"/>
        <w:numPr>
          <w:ilvl w:val="0"/>
          <w:numId w:val="10"/>
        </w:numPr>
        <w:shd w:val="clear" w:color="auto" w:fill="FFFFFF"/>
        <w:spacing w:line="240" w:lineRule="auto"/>
        <w:rPr>
          <w:rFonts w:ascii="Times New Roman" w:hAnsi="Times New Roman" w:cs="Times New Roman"/>
          <w:color w:val="000000" w:themeColor="text1"/>
        </w:rPr>
      </w:pPr>
      <w:r w:rsidRPr="004B660F">
        <w:rPr>
          <w:rFonts w:ascii="Times New Roman" w:hAnsi="Times New Roman" w:cs="Times New Roman"/>
          <w:b/>
          <w:bCs/>
          <w:color w:val="0070C0"/>
        </w:rPr>
        <w:t>Request Capacity:</w:t>
      </w:r>
      <w:r w:rsidRPr="004B660F">
        <w:rPr>
          <w:rFonts w:ascii="Times New Roman" w:hAnsi="Times New Roman" w:cs="Times New Roman"/>
          <w:color w:val="0070C0"/>
        </w:rPr>
        <w:t xml:space="preserve"> </w:t>
      </w:r>
      <w:r w:rsidRPr="004B660F">
        <w:rPr>
          <w:rFonts w:ascii="Times New Roman" w:hAnsi="Times New Roman" w:cs="Times New Roman"/>
          <w:color w:val="000000"/>
        </w:rPr>
        <w:t xml:space="preserve">Each interconnection request specifies the requested </w:t>
      </w:r>
      <w:r w:rsidR="00FB0DAA">
        <w:rPr>
          <w:rFonts w:ascii="Times New Roman" w:hAnsi="Times New Roman" w:cs="Times New Roman"/>
          <w:color w:val="000000"/>
        </w:rPr>
        <w:t>megawatts</w:t>
      </w:r>
      <w:ins w:id="2" w:author="Sarah Johnston" w:date="2025-04-05T14:41:00Z" w16du:dateUtc="2025-04-05T19:41:00Z">
        <w:r w:rsidR="004960FD">
          <w:rPr>
            <w:rFonts w:ascii="Times New Roman" w:hAnsi="Times New Roman" w:cs="Times New Roman"/>
            <w:color w:val="000000"/>
          </w:rPr>
          <w:t xml:space="preserve"> </w:t>
        </w:r>
      </w:ins>
      <w:r w:rsidR="00525BD2">
        <w:rPr>
          <w:rFonts w:ascii="Times New Roman" w:hAnsi="Times New Roman" w:cs="Times New Roman"/>
          <w:color w:val="000000"/>
        </w:rPr>
        <w:t>(MW)</w:t>
      </w:r>
      <w:ins w:id="3" w:author="Sarah Johnston" w:date="2025-05-11T22:52:00Z" w16du:dateUtc="2025-05-12T03:52:00Z">
        <w:r w:rsidR="003F7B4F">
          <w:rPr>
            <w:rFonts w:ascii="Times New Roman" w:hAnsi="Times New Roman" w:cs="Times New Roman"/>
            <w:color w:val="000000"/>
          </w:rPr>
          <w:t xml:space="preserve"> </w:t>
        </w:r>
      </w:ins>
      <w:r w:rsidRPr="004B660F">
        <w:rPr>
          <w:rFonts w:ascii="Times New Roman" w:hAnsi="Times New Roman" w:cs="Times New Roman"/>
          <w:color w:val="000000"/>
        </w:rPr>
        <w:t xml:space="preserve">of energy resource and the requested </w:t>
      </w:r>
      <w:r w:rsidR="00525BD2">
        <w:rPr>
          <w:rFonts w:ascii="Times New Roman" w:hAnsi="Times New Roman" w:cs="Times New Roman"/>
          <w:color w:val="000000"/>
        </w:rPr>
        <w:t>MW</w:t>
      </w:r>
      <w:r w:rsidR="00FB0DAA" w:rsidRPr="004B660F">
        <w:rPr>
          <w:rFonts w:ascii="Times New Roman" w:hAnsi="Times New Roman" w:cs="Times New Roman"/>
          <w:color w:val="000000"/>
        </w:rPr>
        <w:t xml:space="preserve"> </w:t>
      </w:r>
      <w:r w:rsidRPr="004B660F">
        <w:rPr>
          <w:rFonts w:ascii="Times New Roman" w:hAnsi="Times New Roman" w:cs="Times New Roman"/>
          <w:color w:val="000000"/>
        </w:rPr>
        <w:t xml:space="preserve">of capacity resource. We </w:t>
      </w:r>
      <w:r w:rsidR="006578C1" w:rsidRPr="004B660F">
        <w:rPr>
          <w:rFonts w:ascii="Times New Roman" w:hAnsi="Times New Roman" w:cs="Times New Roman"/>
          <w:color w:val="000000"/>
        </w:rPr>
        <w:t>collect</w:t>
      </w:r>
      <w:r w:rsidRPr="004B660F">
        <w:rPr>
          <w:rFonts w:ascii="Times New Roman" w:hAnsi="Times New Roman" w:cs="Times New Roman"/>
          <w:color w:val="000000"/>
        </w:rPr>
        <w:t xml:space="preserve"> these values from the engineering </w:t>
      </w:r>
      <w:r w:rsidR="006578C1" w:rsidRPr="004B660F">
        <w:rPr>
          <w:rFonts w:ascii="Times New Roman" w:hAnsi="Times New Roman" w:cs="Times New Roman"/>
          <w:color w:val="000000"/>
        </w:rPr>
        <w:t>studies</w:t>
      </w:r>
      <w:r w:rsidRPr="004B660F">
        <w:rPr>
          <w:rFonts w:ascii="Times New Roman" w:hAnsi="Times New Roman" w:cs="Times New Roman"/>
          <w:color w:val="000000"/>
        </w:rPr>
        <w:t xml:space="preserve"> and record them in </w:t>
      </w:r>
      <w:r w:rsidR="004960FD">
        <w:rPr>
          <w:rFonts w:ascii="Times New Roman" w:hAnsi="Times New Roman" w:cs="Times New Roman"/>
          <w:color w:val="000000"/>
        </w:rPr>
        <w:t xml:space="preserve">the </w:t>
      </w:r>
      <w:proofErr w:type="gramStart"/>
      <w:r w:rsidRPr="004B660F">
        <w:rPr>
          <w:rFonts w:ascii="Times New Roman" w:hAnsi="Times New Roman" w:cs="Times New Roman"/>
          <w:color w:val="000000"/>
        </w:rPr>
        <w:t>variable</w:t>
      </w:r>
      <w:r w:rsidR="00917610" w:rsidRPr="004B660F">
        <w:rPr>
          <w:rFonts w:ascii="Times New Roman" w:hAnsi="Times New Roman" w:cs="Times New Roman"/>
          <w:color w:val="000000"/>
        </w:rPr>
        <w:t>s</w:t>
      </w:r>
      <w:proofErr w:type="gramEnd"/>
      <w:r w:rsidR="00525BD2">
        <w:rPr>
          <w:rFonts w:ascii="Times New Roman" w:hAnsi="Times New Roman" w:cs="Times New Roman"/>
          <w:color w:val="000000"/>
        </w:rPr>
        <w:t xml:space="preserve"> </w:t>
      </w:r>
      <w:proofErr w:type="spellStart"/>
      <w:r w:rsidR="006520EB">
        <w:rPr>
          <w:rFonts w:ascii="Times New Roman" w:hAnsi="Times New Roman" w:cs="Times New Roman"/>
          <w:i/>
          <w:iCs/>
          <w:color w:val="0070C0"/>
        </w:rPr>
        <w:t>e</w:t>
      </w:r>
      <w:r w:rsidRPr="004B660F">
        <w:rPr>
          <w:rFonts w:ascii="Times New Roman" w:hAnsi="Times New Roman" w:cs="Times New Roman"/>
          <w:i/>
          <w:iCs/>
          <w:color w:val="0070C0"/>
        </w:rPr>
        <w:t>nergy</w:t>
      </w:r>
      <w:r w:rsidR="001F3138">
        <w:rPr>
          <w:rFonts w:ascii="Times New Roman" w:hAnsi="Times New Roman" w:cs="Times New Roman"/>
          <w:i/>
          <w:iCs/>
          <w:color w:val="0070C0"/>
        </w:rPr>
        <w:t>_mw</w:t>
      </w:r>
      <w:proofErr w:type="spellEnd"/>
      <w:r w:rsidRPr="004B660F">
        <w:rPr>
          <w:rFonts w:ascii="Times New Roman" w:hAnsi="Times New Roman" w:cs="Times New Roman"/>
          <w:color w:val="0070C0"/>
        </w:rPr>
        <w:t xml:space="preserve"> </w:t>
      </w:r>
      <w:r w:rsidRPr="004B660F">
        <w:rPr>
          <w:rFonts w:ascii="Times New Roman" w:hAnsi="Times New Roman" w:cs="Times New Roman"/>
          <w:color w:val="000000"/>
        </w:rPr>
        <w:t>and</w:t>
      </w:r>
      <w:r w:rsidR="00525BD2">
        <w:rPr>
          <w:rFonts w:ascii="Times New Roman" w:hAnsi="Times New Roman" w:cs="Times New Roman"/>
          <w:color w:val="000000"/>
        </w:rPr>
        <w:t xml:space="preserve"> </w:t>
      </w:r>
      <w:proofErr w:type="spellStart"/>
      <w:r w:rsidR="006520EB">
        <w:rPr>
          <w:rFonts w:ascii="Times New Roman" w:hAnsi="Times New Roman" w:cs="Times New Roman"/>
          <w:i/>
          <w:iCs/>
          <w:color w:val="0070C0"/>
        </w:rPr>
        <w:t>c</w:t>
      </w:r>
      <w:r w:rsidRPr="004B660F">
        <w:rPr>
          <w:rFonts w:ascii="Times New Roman" w:hAnsi="Times New Roman" w:cs="Times New Roman"/>
          <w:i/>
          <w:iCs/>
          <w:color w:val="0070C0"/>
        </w:rPr>
        <w:t>apacity</w:t>
      </w:r>
      <w:r w:rsidR="001F3138">
        <w:rPr>
          <w:rFonts w:ascii="Times New Roman" w:hAnsi="Times New Roman" w:cs="Times New Roman"/>
          <w:i/>
          <w:iCs/>
          <w:color w:val="0070C0"/>
        </w:rPr>
        <w:t>_mw</w:t>
      </w:r>
      <w:proofErr w:type="spellEnd"/>
      <w:r w:rsidRPr="004B660F">
        <w:rPr>
          <w:rFonts w:ascii="Times New Roman" w:hAnsi="Times New Roman" w:cs="Times New Roman"/>
          <w:color w:val="000000"/>
        </w:rPr>
        <w:t xml:space="preserve">. </w:t>
      </w:r>
      <w:r w:rsidR="00E91CBC" w:rsidRPr="004B660F">
        <w:rPr>
          <w:rFonts w:ascii="Times New Roman" w:hAnsi="Times New Roman" w:cs="Times New Roman"/>
          <w:color w:val="000000"/>
        </w:rPr>
        <w:t xml:space="preserve">The studies sometimes explicitly provide the </w:t>
      </w:r>
      <w:r w:rsidRPr="004B660F">
        <w:rPr>
          <w:rFonts w:ascii="Times New Roman" w:hAnsi="Times New Roman" w:cs="Times New Roman"/>
          <w:color w:val="000000"/>
        </w:rPr>
        <w:t>requested maximum facility output</w:t>
      </w:r>
      <w:r w:rsidR="00E91CBC" w:rsidRPr="004B660F">
        <w:rPr>
          <w:rFonts w:ascii="Times New Roman" w:hAnsi="Times New Roman" w:cs="Times New Roman"/>
          <w:color w:val="000000"/>
        </w:rPr>
        <w:t>; in these cases, we record this information</w:t>
      </w:r>
      <w:r w:rsidRPr="004B660F">
        <w:rPr>
          <w:rFonts w:ascii="Times New Roman" w:hAnsi="Times New Roman" w:cs="Times New Roman"/>
          <w:color w:val="000000"/>
        </w:rPr>
        <w:t xml:space="preserve"> in </w:t>
      </w:r>
      <w:r w:rsidR="004960FD">
        <w:rPr>
          <w:rFonts w:ascii="Times New Roman" w:hAnsi="Times New Roman" w:cs="Times New Roman"/>
          <w:color w:val="000000"/>
        </w:rPr>
        <w:t xml:space="preserve">the </w:t>
      </w:r>
      <w:r w:rsidRPr="004B660F">
        <w:rPr>
          <w:rFonts w:ascii="Times New Roman" w:hAnsi="Times New Roman" w:cs="Times New Roman"/>
          <w:color w:val="000000"/>
        </w:rPr>
        <w:t xml:space="preserve">variable </w:t>
      </w:r>
      <w:proofErr w:type="spellStart"/>
      <w:r w:rsidR="006520EB">
        <w:rPr>
          <w:rFonts w:ascii="Times New Roman" w:hAnsi="Times New Roman" w:cs="Times New Roman"/>
          <w:i/>
          <w:iCs/>
          <w:color w:val="0070C0"/>
        </w:rPr>
        <w:t>mfo</w:t>
      </w:r>
      <w:proofErr w:type="spellEnd"/>
      <w:r w:rsidR="00E91CBC" w:rsidRPr="004B660F">
        <w:rPr>
          <w:rFonts w:ascii="Times New Roman" w:hAnsi="Times New Roman" w:cs="Times New Roman"/>
          <w:color w:val="0070C0"/>
        </w:rPr>
        <w:t>.</w:t>
      </w:r>
    </w:p>
    <w:p w14:paraId="036FE828" w14:textId="77777777" w:rsidR="00C104BB" w:rsidRPr="004B660F" w:rsidRDefault="00C104BB" w:rsidP="008A1280">
      <w:pPr>
        <w:pStyle w:val="ListParagraph"/>
        <w:shd w:val="clear" w:color="auto" w:fill="FFFFFF"/>
        <w:spacing w:line="240" w:lineRule="auto"/>
        <w:rPr>
          <w:rFonts w:ascii="Times New Roman" w:hAnsi="Times New Roman" w:cs="Times New Roman"/>
          <w:color w:val="000000" w:themeColor="text1"/>
        </w:rPr>
      </w:pPr>
    </w:p>
    <w:p w14:paraId="50D28B6F" w14:textId="30E9313B" w:rsidR="00C104BB" w:rsidRPr="004B660F" w:rsidRDefault="00C104BB" w:rsidP="008A1280">
      <w:pPr>
        <w:pStyle w:val="ListParagraph"/>
        <w:numPr>
          <w:ilvl w:val="0"/>
          <w:numId w:val="10"/>
        </w:numPr>
        <w:shd w:val="clear" w:color="auto" w:fill="FFFFFF"/>
        <w:spacing w:line="240" w:lineRule="auto"/>
        <w:rPr>
          <w:rFonts w:ascii="Times New Roman" w:hAnsi="Times New Roman" w:cs="Times New Roman"/>
          <w:color w:val="000000" w:themeColor="text1"/>
        </w:rPr>
      </w:pPr>
      <w:r w:rsidRPr="004B660F">
        <w:rPr>
          <w:rFonts w:ascii="Times New Roman" w:hAnsi="Times New Roman" w:cs="Times New Roman"/>
          <w:b/>
          <w:bCs/>
          <w:color w:val="0070C0"/>
        </w:rPr>
        <w:t>Size:</w:t>
      </w:r>
      <w:r w:rsidRPr="004B660F">
        <w:rPr>
          <w:rFonts w:ascii="Times New Roman" w:hAnsi="Times New Roman" w:cs="Times New Roman"/>
          <w:b/>
          <w:bCs/>
          <w:color w:val="000000" w:themeColor="text1"/>
        </w:rPr>
        <w:t xml:space="preserve"> </w:t>
      </w:r>
      <w:r w:rsidRPr="004B660F">
        <w:rPr>
          <w:rFonts w:ascii="Times New Roman" w:hAnsi="Times New Roman" w:cs="Times New Roman"/>
          <w:color w:val="000000" w:themeColor="text1"/>
        </w:rPr>
        <w:t xml:space="preserve">We construct </w:t>
      </w:r>
      <w:r w:rsidR="00917610" w:rsidRPr="004B660F">
        <w:rPr>
          <w:rFonts w:ascii="Times New Roman" w:hAnsi="Times New Roman" w:cs="Times New Roman"/>
          <w:color w:val="000000" w:themeColor="text1"/>
        </w:rPr>
        <w:t>the</w:t>
      </w:r>
      <w:r w:rsidRPr="004B660F">
        <w:rPr>
          <w:rFonts w:ascii="Times New Roman" w:hAnsi="Times New Roman" w:cs="Times New Roman"/>
          <w:color w:val="000000" w:themeColor="text1"/>
        </w:rPr>
        <w:t xml:space="preserve"> variable </w:t>
      </w:r>
      <w:proofErr w:type="spellStart"/>
      <w:r w:rsidR="006520EB">
        <w:rPr>
          <w:rFonts w:ascii="Times New Roman" w:hAnsi="Times New Roman" w:cs="Times New Roman"/>
          <w:i/>
          <w:iCs/>
          <w:color w:val="0070C0"/>
        </w:rPr>
        <w:t>s</w:t>
      </w:r>
      <w:r w:rsidRPr="004B660F">
        <w:rPr>
          <w:rFonts w:ascii="Times New Roman" w:hAnsi="Times New Roman" w:cs="Times New Roman"/>
          <w:i/>
          <w:iCs/>
          <w:color w:val="0070C0"/>
        </w:rPr>
        <w:t>ize_</w:t>
      </w:r>
      <w:r w:rsidR="001F3138">
        <w:rPr>
          <w:rFonts w:ascii="Times New Roman" w:hAnsi="Times New Roman" w:cs="Times New Roman"/>
          <w:i/>
          <w:iCs/>
          <w:color w:val="0070C0"/>
        </w:rPr>
        <w:t>mw</w:t>
      </w:r>
      <w:proofErr w:type="spellEnd"/>
      <w:r w:rsidRPr="004B660F">
        <w:rPr>
          <w:rFonts w:ascii="Times New Roman" w:hAnsi="Times New Roman" w:cs="Times New Roman"/>
          <w:color w:val="0070C0"/>
        </w:rPr>
        <w:t xml:space="preserve"> </w:t>
      </w:r>
      <w:r w:rsidR="00917610" w:rsidRPr="004B660F">
        <w:rPr>
          <w:rFonts w:ascii="Times New Roman" w:hAnsi="Times New Roman" w:cs="Times New Roman"/>
          <w:color w:val="000000" w:themeColor="text1"/>
        </w:rPr>
        <w:t xml:space="preserve">in the R code. This variable is the </w:t>
      </w:r>
      <w:r w:rsidRPr="004B660F">
        <w:rPr>
          <w:rFonts w:ascii="Times New Roman" w:hAnsi="Times New Roman" w:cs="Times New Roman"/>
        </w:rPr>
        <w:t xml:space="preserve">maximum of the generator's requested energy </w:t>
      </w:r>
      <w:r w:rsidR="004960FD">
        <w:rPr>
          <w:rFonts w:ascii="Times New Roman" w:hAnsi="Times New Roman" w:cs="Times New Roman"/>
        </w:rPr>
        <w:t>and requested</w:t>
      </w:r>
      <w:r w:rsidRPr="004B660F">
        <w:rPr>
          <w:rFonts w:ascii="Times New Roman" w:hAnsi="Times New Roman" w:cs="Times New Roman"/>
        </w:rPr>
        <w:t xml:space="preserve"> capacity in </w:t>
      </w:r>
      <w:r w:rsidR="00525BD2">
        <w:rPr>
          <w:rFonts w:ascii="Times New Roman" w:hAnsi="Times New Roman" w:cs="Times New Roman"/>
          <w:color w:val="000000"/>
        </w:rPr>
        <w:t>MW</w:t>
      </w:r>
      <w:r w:rsidRPr="004B660F">
        <w:rPr>
          <w:rFonts w:ascii="Times New Roman" w:hAnsi="Times New Roman" w:cs="Times New Roman"/>
        </w:rPr>
        <w:t xml:space="preserve">. </w:t>
      </w:r>
    </w:p>
    <w:p w14:paraId="0AB04571" w14:textId="77777777" w:rsidR="00C104BB" w:rsidRPr="003A2608" w:rsidRDefault="00C104BB" w:rsidP="003A2608">
      <w:pPr>
        <w:shd w:val="clear" w:color="auto" w:fill="FFFFFF"/>
        <w:spacing w:line="240" w:lineRule="auto"/>
        <w:rPr>
          <w:rFonts w:ascii="Times New Roman" w:hAnsi="Times New Roman" w:cs="Times New Roman"/>
          <w:b/>
          <w:bCs/>
          <w:color w:val="0070C0"/>
          <w:sz w:val="24"/>
          <w:szCs w:val="24"/>
          <w:highlight w:val="white"/>
        </w:rPr>
      </w:pPr>
    </w:p>
    <w:p w14:paraId="12521724" w14:textId="77777777" w:rsidR="00A15CD5" w:rsidRPr="008F3B7A" w:rsidRDefault="00A15CD5" w:rsidP="008F3B7A">
      <w:pPr>
        <w:shd w:val="clear" w:color="auto" w:fill="FFFFFF"/>
        <w:spacing w:line="240" w:lineRule="auto"/>
        <w:rPr>
          <w:rFonts w:ascii="Times New Roman" w:hAnsi="Times New Roman" w:cs="Times New Roman"/>
          <w:b/>
          <w:bCs/>
          <w:color w:val="0070C0"/>
          <w:sz w:val="24"/>
          <w:szCs w:val="24"/>
          <w:highlight w:val="white"/>
        </w:rPr>
      </w:pPr>
    </w:p>
    <w:p w14:paraId="4C74EB7C" w14:textId="6B824B39" w:rsidR="00DF4BDD" w:rsidRPr="004B660F" w:rsidRDefault="00DF4BDD" w:rsidP="008A1280">
      <w:pPr>
        <w:shd w:val="clear" w:color="auto" w:fill="FFFFFF"/>
        <w:spacing w:line="240" w:lineRule="auto"/>
        <w:rPr>
          <w:rFonts w:ascii="Times New Roman" w:hAnsi="Times New Roman" w:cs="Times New Roman"/>
          <w:b/>
          <w:bCs/>
          <w:color w:val="000000" w:themeColor="text1"/>
          <w:sz w:val="24"/>
          <w:szCs w:val="24"/>
          <w:highlight w:val="white"/>
        </w:rPr>
      </w:pPr>
      <w:r w:rsidRPr="004B660F">
        <w:rPr>
          <w:rFonts w:ascii="Times New Roman" w:hAnsi="Times New Roman" w:cs="Times New Roman"/>
          <w:b/>
          <w:bCs/>
          <w:color w:val="0070C0"/>
          <w:sz w:val="24"/>
          <w:szCs w:val="24"/>
          <w:highlight w:val="white"/>
        </w:rPr>
        <w:t xml:space="preserve">Costs: </w:t>
      </w:r>
    </w:p>
    <w:p w14:paraId="3C7AE1BE" w14:textId="2314CBF6" w:rsidR="00DF4BDD" w:rsidRPr="004B660F" w:rsidRDefault="00DF4BDD" w:rsidP="008A1280">
      <w:pPr>
        <w:shd w:val="clear" w:color="auto" w:fill="FFFFFF"/>
        <w:spacing w:line="240" w:lineRule="auto"/>
        <w:rPr>
          <w:rFonts w:ascii="Times New Roman" w:hAnsi="Times New Roman" w:cs="Times New Roman"/>
          <w:color w:val="000000" w:themeColor="text1"/>
          <w:sz w:val="24"/>
          <w:szCs w:val="24"/>
          <w:highlight w:val="white"/>
        </w:rPr>
      </w:pPr>
    </w:p>
    <w:p w14:paraId="524EEB71" w14:textId="4D4817CC" w:rsidR="00A235B0" w:rsidRPr="00321721" w:rsidRDefault="00A235B0" w:rsidP="008A1280">
      <w:pPr>
        <w:shd w:val="clear" w:color="auto" w:fill="FFFFFF"/>
        <w:spacing w:line="240" w:lineRule="auto"/>
        <w:rPr>
          <w:rFonts w:ascii="Times New Roman" w:hAnsi="Times New Roman" w:cs="Times New Roman"/>
          <w:color w:val="000000" w:themeColor="text1"/>
          <w:highlight w:val="white"/>
          <w:lang w:val="en-US" w:eastAsia="zh-CN"/>
        </w:rPr>
      </w:pPr>
      <w:r w:rsidRPr="004B660F">
        <w:rPr>
          <w:rFonts w:ascii="Times New Roman" w:hAnsi="Times New Roman" w:cs="Times New Roman"/>
          <w:color w:val="000000" w:themeColor="text1"/>
        </w:rPr>
        <w:t xml:space="preserve">The engineering studies report cost estimates </w:t>
      </w:r>
      <w:r w:rsidR="00956233">
        <w:rPr>
          <w:rFonts w:ascii="Times New Roman" w:hAnsi="Times New Roman" w:cs="Times New Roman"/>
          <w:color w:val="000000" w:themeColor="text1"/>
        </w:rPr>
        <w:t>for</w:t>
      </w:r>
      <w:r w:rsidR="00956233" w:rsidRPr="004B660F">
        <w:rPr>
          <w:rFonts w:ascii="Times New Roman" w:hAnsi="Times New Roman" w:cs="Times New Roman"/>
          <w:color w:val="000000" w:themeColor="text1"/>
        </w:rPr>
        <w:t xml:space="preserve"> </w:t>
      </w:r>
      <w:r w:rsidRPr="004B660F">
        <w:rPr>
          <w:rFonts w:ascii="Times New Roman" w:hAnsi="Times New Roman" w:cs="Times New Roman"/>
          <w:color w:val="000000" w:themeColor="text1"/>
        </w:rPr>
        <w:t>several categories</w:t>
      </w:r>
      <w:r w:rsidR="00956233">
        <w:rPr>
          <w:rFonts w:ascii="Times New Roman" w:hAnsi="Times New Roman" w:cs="Times New Roman"/>
          <w:color w:val="000000" w:themeColor="text1"/>
        </w:rPr>
        <w:t xml:space="preserve"> of cost</w:t>
      </w:r>
      <w:r w:rsidRPr="004B660F">
        <w:rPr>
          <w:rFonts w:ascii="Times New Roman" w:hAnsi="Times New Roman" w:cs="Times New Roman"/>
          <w:color w:val="000000" w:themeColor="text1"/>
        </w:rPr>
        <w:t xml:space="preserve">. If a study explicitly reports a zero-cost estimate or states that no such costs were identified, we record the cost as zero. If no cost estimate </w:t>
      </w:r>
      <w:r w:rsidR="00A37553" w:rsidRPr="004B660F">
        <w:rPr>
          <w:rFonts w:ascii="Times New Roman" w:hAnsi="Times New Roman" w:cs="Times New Roman"/>
          <w:color w:val="000000" w:themeColor="text1"/>
        </w:rPr>
        <w:t>is</w:t>
      </w:r>
      <w:r w:rsidRPr="004B660F">
        <w:rPr>
          <w:rFonts w:ascii="Times New Roman" w:hAnsi="Times New Roman" w:cs="Times New Roman"/>
          <w:color w:val="000000" w:themeColor="text1"/>
        </w:rPr>
        <w:t xml:space="preserve"> provided, the cost variable </w:t>
      </w:r>
      <w:r w:rsidR="00A37553" w:rsidRPr="004B660F">
        <w:rPr>
          <w:rFonts w:ascii="Times New Roman" w:hAnsi="Times New Roman" w:cs="Times New Roman"/>
          <w:color w:val="000000" w:themeColor="text1"/>
        </w:rPr>
        <w:t>is</w:t>
      </w:r>
      <w:r w:rsidRPr="004B660F">
        <w:rPr>
          <w:rFonts w:ascii="Times New Roman" w:hAnsi="Times New Roman" w:cs="Times New Roman"/>
          <w:color w:val="000000" w:themeColor="text1"/>
        </w:rPr>
        <w:t xml:space="preserve"> set to missing.</w:t>
      </w:r>
      <w:r w:rsidRPr="004B660F">
        <w:rPr>
          <w:rFonts w:ascii="Times New Roman" w:hAnsi="Times New Roman" w:cs="Times New Roman"/>
          <w:color w:val="000000" w:themeColor="text1"/>
          <w:highlight w:val="white"/>
        </w:rPr>
        <w:t xml:space="preserve"> </w:t>
      </w:r>
      <w:r w:rsidR="00A37553" w:rsidRPr="004B660F">
        <w:rPr>
          <w:rFonts w:ascii="Times New Roman" w:hAnsi="Times New Roman" w:cs="Times New Roman"/>
          <w:color w:val="000000" w:themeColor="text1"/>
          <w:highlight w:val="white"/>
        </w:rPr>
        <w:t xml:space="preserve">We record all </w:t>
      </w:r>
      <w:r w:rsidRPr="004B660F">
        <w:rPr>
          <w:rFonts w:ascii="Times New Roman" w:hAnsi="Times New Roman" w:cs="Times New Roman"/>
          <w:color w:val="000000" w:themeColor="text1"/>
          <w:highlight w:val="white"/>
        </w:rPr>
        <w:t>cost variables in nominal terms</w:t>
      </w:r>
      <w:r w:rsidR="00A37553" w:rsidRPr="004B660F">
        <w:rPr>
          <w:rFonts w:ascii="Times New Roman" w:hAnsi="Times New Roman" w:cs="Times New Roman"/>
          <w:color w:val="000000" w:themeColor="text1"/>
          <w:highlight w:val="white"/>
        </w:rPr>
        <w:t xml:space="preserve"> as they appear in the study</w:t>
      </w:r>
      <w:r w:rsidRPr="004B660F">
        <w:rPr>
          <w:rFonts w:ascii="Times New Roman" w:hAnsi="Times New Roman" w:cs="Times New Roman"/>
          <w:color w:val="000000" w:themeColor="text1"/>
          <w:highlight w:val="white"/>
        </w:rPr>
        <w:t>.</w:t>
      </w:r>
      <w:r w:rsidR="001E0747" w:rsidRPr="004B660F">
        <w:rPr>
          <w:rFonts w:ascii="Times New Roman" w:hAnsi="Times New Roman" w:cs="Times New Roman"/>
          <w:color w:val="000000" w:themeColor="text1"/>
          <w:highlight w:val="white"/>
        </w:rPr>
        <w:t xml:space="preserve"> We collect the version excluding taxes when both are reported.</w:t>
      </w:r>
      <w:r w:rsidR="00A37553" w:rsidRPr="004B660F">
        <w:rPr>
          <w:rFonts w:ascii="Times New Roman" w:hAnsi="Times New Roman" w:cs="Times New Roman"/>
          <w:color w:val="000000" w:themeColor="text1"/>
          <w:highlight w:val="white"/>
        </w:rPr>
        <w:t xml:space="preserve"> </w:t>
      </w:r>
      <w:r w:rsidR="00321721">
        <w:rPr>
          <w:rFonts w:ascii="Times New Roman" w:hAnsi="Times New Roman" w:cs="Times New Roman"/>
          <w:color w:val="000000" w:themeColor="text1"/>
          <w:highlight w:val="white"/>
          <w:lang w:val="en-US" w:eastAsia="zh-CN"/>
        </w:rPr>
        <w:t>The R code converts all cost variables to real 2020 dollars</w:t>
      </w:r>
    </w:p>
    <w:p w14:paraId="1FA0DD17" w14:textId="77777777" w:rsidR="00A235B0" w:rsidRPr="004B660F" w:rsidRDefault="00A235B0" w:rsidP="008A1280">
      <w:pPr>
        <w:shd w:val="clear" w:color="auto" w:fill="FFFFFF"/>
        <w:spacing w:line="240" w:lineRule="auto"/>
        <w:rPr>
          <w:rFonts w:ascii="Times New Roman" w:hAnsi="Times New Roman" w:cs="Times New Roman"/>
          <w:color w:val="000000" w:themeColor="text1"/>
          <w:highlight w:val="white"/>
        </w:rPr>
      </w:pPr>
    </w:p>
    <w:p w14:paraId="24929E87" w14:textId="5B72D7F5" w:rsidR="00A235B0" w:rsidRPr="004B660F" w:rsidRDefault="00A235B0" w:rsidP="008A1280">
      <w:pPr>
        <w:pStyle w:val="ListParagraph"/>
        <w:numPr>
          <w:ilvl w:val="0"/>
          <w:numId w:val="9"/>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rPr>
        <w:t>POI cost:</w:t>
      </w:r>
      <w:r w:rsidRPr="004B660F">
        <w:rPr>
          <w:rFonts w:ascii="Times New Roman" w:hAnsi="Times New Roman" w:cs="Times New Roman"/>
          <w:color w:val="0070C0"/>
          <w:sz w:val="24"/>
          <w:szCs w:val="24"/>
        </w:rPr>
        <w:t xml:space="preserve"> </w:t>
      </w:r>
      <w:r w:rsidRPr="004B660F">
        <w:rPr>
          <w:rFonts w:ascii="Times New Roman" w:hAnsi="Times New Roman" w:cs="Times New Roman"/>
        </w:rPr>
        <w:t>The POI cost, also known as the physical connection cost, is the estimated cost to connect a generator to the electric grid. In the engineering studies, this cost is typically broken down into three components: direct connection cost, indirect connection cost, and attachment cost. We calculate the total POI cost as the sum of these three components and record it in the variable</w:t>
      </w:r>
      <w:r w:rsidRPr="004B660F">
        <w:rPr>
          <w:rFonts w:ascii="Times New Roman" w:hAnsi="Times New Roman" w:cs="Times New Roman"/>
          <w:color w:val="000000" w:themeColor="text1"/>
          <w:highlight w:val="white"/>
        </w:rPr>
        <w:t xml:space="preserve"> </w:t>
      </w:r>
      <w:proofErr w:type="spellStart"/>
      <w:r w:rsidR="00FB0DAA">
        <w:rPr>
          <w:rFonts w:ascii="Times New Roman" w:hAnsi="Times New Roman" w:cs="Times New Roman"/>
          <w:i/>
          <w:iCs/>
          <w:color w:val="0070C0"/>
        </w:rPr>
        <w:t>poi</w:t>
      </w:r>
      <w:r w:rsidRPr="004B660F">
        <w:rPr>
          <w:rFonts w:ascii="Times New Roman" w:hAnsi="Times New Roman" w:cs="Times New Roman"/>
          <w:i/>
          <w:iCs/>
          <w:color w:val="0070C0"/>
        </w:rPr>
        <w:t>_</w:t>
      </w:r>
      <w:r w:rsidR="00FB0DAA">
        <w:rPr>
          <w:rFonts w:ascii="Times New Roman" w:hAnsi="Times New Roman" w:cs="Times New Roman"/>
          <w:i/>
          <w:iCs/>
          <w:color w:val="0070C0"/>
        </w:rPr>
        <w:t>c</w:t>
      </w:r>
      <w:r w:rsidRPr="004B660F">
        <w:rPr>
          <w:rFonts w:ascii="Times New Roman" w:hAnsi="Times New Roman" w:cs="Times New Roman"/>
          <w:i/>
          <w:iCs/>
          <w:color w:val="0070C0"/>
        </w:rPr>
        <w:t>ost</w:t>
      </w:r>
      <w:proofErr w:type="spellEnd"/>
      <w:r w:rsidRPr="004B660F">
        <w:rPr>
          <w:rFonts w:ascii="Times New Roman" w:hAnsi="Times New Roman" w:cs="Times New Roman"/>
          <w:color w:val="000000" w:themeColor="text1"/>
        </w:rPr>
        <w:t xml:space="preserve">. </w:t>
      </w:r>
      <w:r w:rsidRPr="004B660F">
        <w:rPr>
          <w:rFonts w:ascii="Times New Roman" w:hAnsi="Times New Roman" w:cs="Times New Roman"/>
        </w:rPr>
        <w:t>The individual components are recorded in the variables</w:t>
      </w:r>
      <w:r w:rsidRPr="004B660F">
        <w:rPr>
          <w:rFonts w:ascii="Times New Roman" w:hAnsi="Times New Roman" w:cs="Times New Roman"/>
          <w:color w:val="000000" w:themeColor="text1"/>
        </w:rPr>
        <w:t xml:space="preserve"> </w:t>
      </w:r>
      <w:proofErr w:type="spellStart"/>
      <w:r w:rsidR="00FB0DAA">
        <w:rPr>
          <w:rFonts w:ascii="Times New Roman" w:hAnsi="Times New Roman" w:cs="Times New Roman"/>
          <w:i/>
          <w:iCs/>
          <w:color w:val="0070C0"/>
        </w:rPr>
        <w:t>d</w:t>
      </w:r>
      <w:r w:rsidRPr="004B660F">
        <w:rPr>
          <w:rFonts w:ascii="Times New Roman" w:hAnsi="Times New Roman" w:cs="Times New Roman"/>
          <w:i/>
          <w:iCs/>
          <w:color w:val="0070C0"/>
        </w:rPr>
        <w:t>irect_</w:t>
      </w:r>
      <w:r w:rsidR="00FB0DAA">
        <w:rPr>
          <w:rFonts w:ascii="Times New Roman" w:hAnsi="Times New Roman" w:cs="Times New Roman"/>
          <w:i/>
          <w:iCs/>
          <w:color w:val="0070C0"/>
        </w:rPr>
        <w:t>c</w:t>
      </w:r>
      <w:r w:rsidRPr="004B660F">
        <w:rPr>
          <w:rFonts w:ascii="Times New Roman" w:hAnsi="Times New Roman" w:cs="Times New Roman"/>
          <w:i/>
          <w:iCs/>
          <w:color w:val="0070C0"/>
        </w:rPr>
        <w:t>ost</w:t>
      </w:r>
      <w:proofErr w:type="spellEnd"/>
      <w:r w:rsidRPr="004B660F">
        <w:rPr>
          <w:rFonts w:ascii="Times New Roman" w:hAnsi="Times New Roman" w:cs="Times New Roman"/>
          <w:color w:val="000000" w:themeColor="text1"/>
        </w:rPr>
        <w:t xml:space="preserve">, </w:t>
      </w:r>
      <w:proofErr w:type="spellStart"/>
      <w:r w:rsidR="00FB0DAA">
        <w:rPr>
          <w:rFonts w:ascii="Times New Roman" w:hAnsi="Times New Roman" w:cs="Times New Roman"/>
          <w:i/>
          <w:iCs/>
          <w:color w:val="0070C0"/>
        </w:rPr>
        <w:t>n</w:t>
      </w:r>
      <w:r w:rsidRPr="004B660F">
        <w:rPr>
          <w:rFonts w:ascii="Times New Roman" w:hAnsi="Times New Roman" w:cs="Times New Roman"/>
          <w:i/>
          <w:iCs/>
          <w:color w:val="0070C0"/>
        </w:rPr>
        <w:t>on</w:t>
      </w:r>
      <w:r w:rsidR="00FB0DAA">
        <w:rPr>
          <w:rFonts w:ascii="Times New Roman" w:hAnsi="Times New Roman" w:cs="Times New Roman"/>
          <w:i/>
          <w:iCs/>
          <w:color w:val="0070C0"/>
        </w:rPr>
        <w:t>d</w:t>
      </w:r>
      <w:r w:rsidRPr="004B660F">
        <w:rPr>
          <w:rFonts w:ascii="Times New Roman" w:hAnsi="Times New Roman" w:cs="Times New Roman"/>
          <w:i/>
          <w:iCs/>
          <w:color w:val="0070C0"/>
        </w:rPr>
        <w:t>irect_</w:t>
      </w:r>
      <w:r w:rsidR="00FB0DAA">
        <w:rPr>
          <w:rFonts w:ascii="Times New Roman" w:hAnsi="Times New Roman" w:cs="Times New Roman"/>
          <w:i/>
          <w:iCs/>
          <w:color w:val="0070C0"/>
        </w:rPr>
        <w:t>c</w:t>
      </w:r>
      <w:r w:rsidRPr="004B660F">
        <w:rPr>
          <w:rFonts w:ascii="Times New Roman" w:hAnsi="Times New Roman" w:cs="Times New Roman"/>
          <w:i/>
          <w:iCs/>
          <w:color w:val="0070C0"/>
        </w:rPr>
        <w:t>ost</w:t>
      </w:r>
      <w:proofErr w:type="spellEnd"/>
      <w:r w:rsidRPr="004B660F">
        <w:rPr>
          <w:rFonts w:ascii="Times New Roman" w:hAnsi="Times New Roman" w:cs="Times New Roman"/>
          <w:color w:val="000000" w:themeColor="text1"/>
        </w:rPr>
        <w:t xml:space="preserve">, and </w:t>
      </w:r>
      <w:proofErr w:type="spellStart"/>
      <w:r w:rsidR="00FB0DAA">
        <w:rPr>
          <w:rFonts w:ascii="Times New Roman" w:hAnsi="Times New Roman" w:cs="Times New Roman"/>
          <w:i/>
          <w:iCs/>
          <w:color w:val="0070C0"/>
        </w:rPr>
        <w:t>a</w:t>
      </w:r>
      <w:r w:rsidRPr="004B660F">
        <w:rPr>
          <w:rFonts w:ascii="Times New Roman" w:hAnsi="Times New Roman" w:cs="Times New Roman"/>
          <w:i/>
          <w:iCs/>
          <w:color w:val="0070C0"/>
        </w:rPr>
        <w:t>ttachment_</w:t>
      </w:r>
      <w:r w:rsidR="00FB0DAA">
        <w:rPr>
          <w:rFonts w:ascii="Times New Roman" w:hAnsi="Times New Roman" w:cs="Times New Roman"/>
          <w:i/>
          <w:iCs/>
          <w:color w:val="0070C0"/>
        </w:rPr>
        <w:t>c</w:t>
      </w:r>
      <w:r w:rsidRPr="004B660F">
        <w:rPr>
          <w:rFonts w:ascii="Times New Roman" w:hAnsi="Times New Roman" w:cs="Times New Roman"/>
          <w:i/>
          <w:iCs/>
          <w:color w:val="0070C0"/>
        </w:rPr>
        <w:t>ost</w:t>
      </w:r>
      <w:proofErr w:type="spellEnd"/>
      <w:r w:rsidRPr="004B660F">
        <w:rPr>
          <w:rFonts w:ascii="Times New Roman" w:hAnsi="Times New Roman" w:cs="Times New Roman"/>
          <w:color w:val="000000" w:themeColor="text1"/>
        </w:rPr>
        <w:t>.</w:t>
      </w:r>
    </w:p>
    <w:p w14:paraId="5B015750" w14:textId="77777777" w:rsidR="006A35C8" w:rsidRPr="004B660F" w:rsidRDefault="006A35C8" w:rsidP="008A1280">
      <w:pPr>
        <w:pStyle w:val="ListParagraph"/>
        <w:shd w:val="clear" w:color="auto" w:fill="FFFFFF"/>
        <w:spacing w:line="240" w:lineRule="auto"/>
        <w:rPr>
          <w:rFonts w:ascii="Times New Roman" w:hAnsi="Times New Roman" w:cs="Times New Roman"/>
          <w:color w:val="000000" w:themeColor="text1"/>
          <w:highlight w:val="white"/>
        </w:rPr>
      </w:pPr>
    </w:p>
    <w:p w14:paraId="1C33BE56" w14:textId="07A7C650" w:rsidR="00A235B0" w:rsidRPr="004B660F" w:rsidRDefault="00A235B0" w:rsidP="008A1280">
      <w:pPr>
        <w:pStyle w:val="ListParagraph"/>
        <w:numPr>
          <w:ilvl w:val="0"/>
          <w:numId w:val="9"/>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rPr>
        <w:t>Combined Cost:</w:t>
      </w:r>
      <w:r w:rsidRPr="004B660F">
        <w:rPr>
          <w:rFonts w:ascii="Times New Roman" w:hAnsi="Times New Roman" w:cs="Times New Roman"/>
          <w:color w:val="0070C0"/>
        </w:rPr>
        <w:t xml:space="preserve"> </w:t>
      </w:r>
      <w:r w:rsidRPr="004B660F">
        <w:rPr>
          <w:rFonts w:ascii="Times New Roman" w:hAnsi="Times New Roman" w:cs="Times New Roman"/>
          <w:color w:val="000000" w:themeColor="text1"/>
        </w:rPr>
        <w:t xml:space="preserve">When multiple </w:t>
      </w:r>
      <w:r w:rsidR="001E0747" w:rsidRPr="004B660F">
        <w:rPr>
          <w:rFonts w:ascii="Times New Roman" w:hAnsi="Times New Roman" w:cs="Times New Roman"/>
          <w:color w:val="000000" w:themeColor="text1"/>
        </w:rPr>
        <w:t xml:space="preserve">requests </w:t>
      </w:r>
      <w:r w:rsidRPr="004B660F">
        <w:rPr>
          <w:rFonts w:ascii="Times New Roman" w:hAnsi="Times New Roman" w:cs="Times New Roman"/>
          <w:color w:val="000000" w:themeColor="text1"/>
        </w:rPr>
        <w:t xml:space="preserve">contribute to overloading the transmission grid, PJM shares the cost of the system upgrades necessary to resolve the overload across these </w:t>
      </w:r>
      <w:r w:rsidR="001E0747" w:rsidRPr="004B660F">
        <w:rPr>
          <w:rFonts w:ascii="Times New Roman" w:hAnsi="Times New Roman" w:cs="Times New Roman"/>
          <w:color w:val="000000" w:themeColor="text1"/>
        </w:rPr>
        <w:t>requests</w:t>
      </w:r>
      <w:r w:rsidRPr="004B660F">
        <w:rPr>
          <w:rFonts w:ascii="Times New Roman" w:hAnsi="Times New Roman" w:cs="Times New Roman"/>
          <w:color w:val="000000" w:themeColor="text1"/>
        </w:rPr>
        <w:t>, in proportion to their contribution to the overload.</w:t>
      </w:r>
      <w:r w:rsidR="006A35C8" w:rsidRPr="004B660F">
        <w:rPr>
          <w:rFonts w:ascii="Times New Roman" w:hAnsi="Times New Roman" w:cs="Times New Roman"/>
          <w:color w:val="000000" w:themeColor="text1"/>
        </w:rPr>
        <w:t xml:space="preserve"> </w:t>
      </w:r>
      <w:r w:rsidR="009373FC" w:rsidRPr="004B660F">
        <w:rPr>
          <w:rFonts w:ascii="Times New Roman" w:hAnsi="Times New Roman" w:cs="Times New Roman"/>
          <w:color w:val="000000" w:themeColor="text1"/>
        </w:rPr>
        <w:t xml:space="preserve">The combined cost is the total estimated cost for all potential network upgrades a </w:t>
      </w:r>
      <w:r w:rsidR="009373FC">
        <w:rPr>
          <w:rFonts w:ascii="Times New Roman" w:hAnsi="Times New Roman" w:cs="Times New Roman"/>
          <w:color w:val="000000" w:themeColor="text1"/>
        </w:rPr>
        <w:t>generator</w:t>
      </w:r>
      <w:r w:rsidR="009373FC" w:rsidRPr="004B660F">
        <w:rPr>
          <w:rFonts w:ascii="Times New Roman" w:hAnsi="Times New Roman" w:cs="Times New Roman"/>
          <w:color w:val="000000" w:themeColor="text1"/>
        </w:rPr>
        <w:t xml:space="preserve"> may share responsibility for. </w:t>
      </w:r>
      <w:r w:rsidR="006A35C8" w:rsidRPr="004B660F">
        <w:rPr>
          <w:rFonts w:ascii="Times New Roman" w:hAnsi="Times New Roman" w:cs="Times New Roman"/>
          <w:color w:val="000000" w:themeColor="text1"/>
        </w:rPr>
        <w:t>We record th</w:t>
      </w:r>
      <w:r w:rsidR="001E0747" w:rsidRPr="004B660F">
        <w:rPr>
          <w:rFonts w:ascii="Times New Roman" w:hAnsi="Times New Roman" w:cs="Times New Roman"/>
          <w:color w:val="000000" w:themeColor="text1"/>
        </w:rPr>
        <w:t>is</w:t>
      </w:r>
      <w:r w:rsidR="006A35C8" w:rsidRPr="004B660F">
        <w:rPr>
          <w:rFonts w:ascii="Times New Roman" w:hAnsi="Times New Roman" w:cs="Times New Roman"/>
          <w:color w:val="000000" w:themeColor="text1"/>
        </w:rPr>
        <w:t xml:space="preserve"> value in </w:t>
      </w:r>
      <w:r w:rsidR="001E0747" w:rsidRPr="004B660F">
        <w:rPr>
          <w:rFonts w:ascii="Times New Roman" w:hAnsi="Times New Roman" w:cs="Times New Roman"/>
          <w:color w:val="000000" w:themeColor="text1"/>
        </w:rPr>
        <w:t xml:space="preserve">the </w:t>
      </w:r>
      <w:r w:rsidR="006A35C8" w:rsidRPr="004B660F">
        <w:rPr>
          <w:rFonts w:ascii="Times New Roman" w:hAnsi="Times New Roman" w:cs="Times New Roman"/>
          <w:color w:val="000000" w:themeColor="text1"/>
        </w:rPr>
        <w:t xml:space="preserve">variable </w:t>
      </w:r>
      <w:proofErr w:type="spellStart"/>
      <w:r w:rsidR="00B718B9">
        <w:rPr>
          <w:rFonts w:ascii="Times New Roman" w:hAnsi="Times New Roman" w:cs="Times New Roman"/>
          <w:i/>
          <w:iCs/>
          <w:color w:val="0070C0"/>
        </w:rPr>
        <w:t>c</w:t>
      </w:r>
      <w:r w:rsidR="006A35C8" w:rsidRPr="004B660F">
        <w:rPr>
          <w:rFonts w:ascii="Times New Roman" w:hAnsi="Times New Roman" w:cs="Times New Roman"/>
          <w:i/>
          <w:iCs/>
          <w:color w:val="0070C0"/>
        </w:rPr>
        <w:t>ombined_</w:t>
      </w:r>
      <w:r w:rsidR="00B718B9">
        <w:rPr>
          <w:rFonts w:ascii="Times New Roman" w:hAnsi="Times New Roman" w:cs="Times New Roman"/>
          <w:i/>
          <w:iCs/>
          <w:color w:val="0070C0"/>
        </w:rPr>
        <w:t>c</w:t>
      </w:r>
      <w:r w:rsidR="006A35C8" w:rsidRPr="004B660F">
        <w:rPr>
          <w:rFonts w:ascii="Times New Roman" w:hAnsi="Times New Roman" w:cs="Times New Roman"/>
          <w:i/>
          <w:iCs/>
          <w:color w:val="0070C0"/>
        </w:rPr>
        <w:t>ost</w:t>
      </w:r>
      <w:proofErr w:type="spellEnd"/>
      <w:r w:rsidR="006A35C8" w:rsidRPr="004B660F">
        <w:rPr>
          <w:rFonts w:ascii="Times New Roman" w:hAnsi="Times New Roman" w:cs="Times New Roman"/>
          <w:color w:val="000000" w:themeColor="text1"/>
        </w:rPr>
        <w:t>.</w:t>
      </w:r>
    </w:p>
    <w:p w14:paraId="72447B20" w14:textId="77777777" w:rsidR="006A35C8" w:rsidRPr="004B660F" w:rsidRDefault="006A35C8" w:rsidP="008A1280">
      <w:pPr>
        <w:pStyle w:val="ListParagraph"/>
        <w:spacing w:line="240" w:lineRule="auto"/>
        <w:rPr>
          <w:rFonts w:ascii="Times New Roman" w:hAnsi="Times New Roman" w:cs="Times New Roman"/>
          <w:color w:val="000000" w:themeColor="text1"/>
          <w:highlight w:val="white"/>
        </w:rPr>
      </w:pPr>
    </w:p>
    <w:p w14:paraId="45F2CAB6" w14:textId="1A68E6A4" w:rsidR="006A35C8" w:rsidRPr="004B660F" w:rsidRDefault="006A35C8" w:rsidP="008A1280">
      <w:pPr>
        <w:pStyle w:val="ListParagraph"/>
        <w:numPr>
          <w:ilvl w:val="0"/>
          <w:numId w:val="9"/>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rPr>
        <w:t>Network Upgrade Cost:</w:t>
      </w:r>
      <w:r w:rsidRPr="004B660F">
        <w:rPr>
          <w:rFonts w:ascii="Times New Roman" w:hAnsi="Times New Roman" w:cs="Times New Roman"/>
          <w:color w:val="0070C0"/>
        </w:rPr>
        <w:t xml:space="preserve"> </w:t>
      </w:r>
      <w:r w:rsidRPr="004B660F">
        <w:rPr>
          <w:rFonts w:ascii="Times New Roman" w:hAnsi="Times New Roman" w:cs="Times New Roman"/>
          <w:color w:val="000000" w:themeColor="text1"/>
        </w:rPr>
        <w:t xml:space="preserve">The network upgrade cost is the estimated cost for transmission </w:t>
      </w:r>
      <w:r w:rsidR="008C5EF1">
        <w:rPr>
          <w:rFonts w:ascii="Times New Roman" w:hAnsi="Times New Roman" w:cs="Times New Roman"/>
          <w:color w:val="000000" w:themeColor="text1"/>
        </w:rPr>
        <w:t xml:space="preserve">network upgrades </w:t>
      </w:r>
      <w:r w:rsidRPr="004B660F">
        <w:rPr>
          <w:rFonts w:ascii="Times New Roman" w:hAnsi="Times New Roman" w:cs="Times New Roman"/>
          <w:color w:val="000000" w:themeColor="text1"/>
        </w:rPr>
        <w:t xml:space="preserve">that </w:t>
      </w:r>
      <w:r w:rsidR="00B718B9">
        <w:rPr>
          <w:rFonts w:ascii="Times New Roman" w:hAnsi="Times New Roman" w:cs="Times New Roman"/>
          <w:color w:val="000000" w:themeColor="text1"/>
        </w:rPr>
        <w:t>a</w:t>
      </w:r>
      <w:r w:rsidRPr="004B660F">
        <w:rPr>
          <w:rFonts w:ascii="Times New Roman" w:hAnsi="Times New Roman" w:cs="Times New Roman"/>
          <w:color w:val="000000" w:themeColor="text1"/>
        </w:rPr>
        <w:t xml:space="preserve"> generator is responsible for paying. We extract these costs from sections of the engineering studies </w:t>
      </w:r>
      <w:r w:rsidRPr="004B660F">
        <w:rPr>
          <w:rFonts w:ascii="Times New Roman" w:hAnsi="Times New Roman" w:cs="Times New Roman"/>
        </w:rPr>
        <w:t xml:space="preserve">that refer to network upgrade costs, specifically the new system upgrade cost and the previously identified system upgrade cost. </w:t>
      </w:r>
      <w:r w:rsidR="008C5EF1">
        <w:rPr>
          <w:rFonts w:ascii="Times New Roman" w:hAnsi="Times New Roman" w:cs="Times New Roman"/>
          <w:color w:val="000000" w:themeColor="text1"/>
        </w:rPr>
        <w:t>T</w:t>
      </w:r>
      <w:r w:rsidRPr="004B660F">
        <w:rPr>
          <w:rFonts w:ascii="Times New Roman" w:hAnsi="Times New Roman" w:cs="Times New Roman"/>
          <w:color w:val="000000" w:themeColor="text1"/>
        </w:rPr>
        <w:t xml:space="preserve">he portion of the shared network upgrade costs that the </w:t>
      </w:r>
      <w:r w:rsidR="001D720E" w:rsidRPr="004B660F">
        <w:rPr>
          <w:rFonts w:ascii="Times New Roman" w:hAnsi="Times New Roman" w:cs="Times New Roman"/>
          <w:color w:val="000000" w:themeColor="text1"/>
        </w:rPr>
        <w:t>generator</w:t>
      </w:r>
      <w:r w:rsidRPr="004B660F">
        <w:rPr>
          <w:rFonts w:ascii="Times New Roman" w:hAnsi="Times New Roman" w:cs="Times New Roman"/>
          <w:color w:val="000000" w:themeColor="text1"/>
        </w:rPr>
        <w:t xml:space="preserve"> is responsible </w:t>
      </w:r>
      <w:r w:rsidR="008C5EF1">
        <w:rPr>
          <w:rFonts w:ascii="Times New Roman" w:hAnsi="Times New Roman" w:cs="Times New Roman"/>
          <w:color w:val="000000" w:themeColor="text1"/>
        </w:rPr>
        <w:t>for are not usually reported</w:t>
      </w:r>
      <w:r w:rsidRPr="004B660F">
        <w:rPr>
          <w:rFonts w:ascii="Times New Roman" w:hAnsi="Times New Roman" w:cs="Times New Roman"/>
          <w:color w:val="000000" w:themeColor="text1"/>
        </w:rPr>
        <w:t xml:space="preserve"> until </w:t>
      </w:r>
      <w:r w:rsidR="00B718B9">
        <w:rPr>
          <w:rFonts w:ascii="Times New Roman" w:hAnsi="Times New Roman" w:cs="Times New Roman"/>
          <w:color w:val="000000" w:themeColor="text1"/>
        </w:rPr>
        <w:t>S</w:t>
      </w:r>
      <w:r w:rsidR="006578C1" w:rsidRPr="004B660F">
        <w:rPr>
          <w:rFonts w:ascii="Times New Roman" w:hAnsi="Times New Roman" w:cs="Times New Roman"/>
          <w:color w:val="000000" w:themeColor="text1"/>
        </w:rPr>
        <w:t>tudy 2</w:t>
      </w:r>
      <w:r w:rsidRPr="004B660F">
        <w:rPr>
          <w:rFonts w:ascii="Times New Roman" w:hAnsi="Times New Roman" w:cs="Times New Roman"/>
          <w:color w:val="000000" w:themeColor="text1"/>
        </w:rPr>
        <w:t xml:space="preserve">, so this variable is almost always missing for </w:t>
      </w:r>
      <w:r w:rsidR="00B718B9">
        <w:rPr>
          <w:rFonts w:ascii="Times New Roman" w:hAnsi="Times New Roman" w:cs="Times New Roman"/>
          <w:color w:val="000000" w:themeColor="text1"/>
        </w:rPr>
        <w:t>S</w:t>
      </w:r>
      <w:r w:rsidR="006578C1" w:rsidRPr="004B660F">
        <w:rPr>
          <w:rFonts w:ascii="Times New Roman" w:hAnsi="Times New Roman" w:cs="Times New Roman"/>
          <w:color w:val="000000" w:themeColor="text1"/>
        </w:rPr>
        <w:t>tudy 1</w:t>
      </w:r>
      <w:r w:rsidRPr="004B660F">
        <w:rPr>
          <w:rFonts w:ascii="Times New Roman" w:hAnsi="Times New Roman" w:cs="Times New Roman"/>
          <w:color w:val="000000" w:themeColor="text1"/>
        </w:rPr>
        <w:t xml:space="preserve">. We record the total network upgrade cost in </w:t>
      </w:r>
      <w:r w:rsidR="00CE265B">
        <w:rPr>
          <w:rFonts w:ascii="Times New Roman" w:hAnsi="Times New Roman" w:cs="Times New Roman"/>
          <w:color w:val="000000" w:themeColor="text1"/>
        </w:rPr>
        <w:t xml:space="preserve">the </w:t>
      </w:r>
      <w:r w:rsidRPr="004B660F">
        <w:rPr>
          <w:rFonts w:ascii="Times New Roman" w:hAnsi="Times New Roman" w:cs="Times New Roman"/>
          <w:color w:val="000000" w:themeColor="text1"/>
        </w:rPr>
        <w:t xml:space="preserve">variable </w:t>
      </w:r>
      <w:proofErr w:type="spellStart"/>
      <w:r w:rsidR="00B718B9">
        <w:rPr>
          <w:rFonts w:ascii="Times New Roman" w:hAnsi="Times New Roman" w:cs="Times New Roman"/>
          <w:i/>
          <w:iCs/>
          <w:color w:val="0070C0"/>
        </w:rPr>
        <w:t>n</w:t>
      </w:r>
      <w:r w:rsidRPr="004B660F">
        <w:rPr>
          <w:rFonts w:ascii="Times New Roman" w:hAnsi="Times New Roman" w:cs="Times New Roman"/>
          <w:i/>
          <w:iCs/>
          <w:color w:val="0070C0"/>
        </w:rPr>
        <w:t>etwork</w:t>
      </w:r>
      <w:r w:rsidR="00B718B9">
        <w:rPr>
          <w:rFonts w:ascii="Times New Roman" w:hAnsi="Times New Roman" w:cs="Times New Roman"/>
          <w:i/>
          <w:iCs/>
          <w:color w:val="0070C0"/>
        </w:rPr>
        <w:t>_u</w:t>
      </w:r>
      <w:r w:rsidRPr="004B660F">
        <w:rPr>
          <w:rFonts w:ascii="Times New Roman" w:hAnsi="Times New Roman" w:cs="Times New Roman"/>
          <w:i/>
          <w:iCs/>
          <w:color w:val="0070C0"/>
        </w:rPr>
        <w:t>pgrade_</w:t>
      </w:r>
      <w:r w:rsidR="00B718B9">
        <w:rPr>
          <w:rFonts w:ascii="Times New Roman" w:hAnsi="Times New Roman" w:cs="Times New Roman"/>
          <w:i/>
          <w:iCs/>
          <w:color w:val="0070C0"/>
        </w:rPr>
        <w:t>c</w:t>
      </w:r>
      <w:r w:rsidRPr="004B660F">
        <w:rPr>
          <w:rFonts w:ascii="Times New Roman" w:hAnsi="Times New Roman" w:cs="Times New Roman"/>
          <w:i/>
          <w:iCs/>
          <w:color w:val="0070C0"/>
        </w:rPr>
        <w:t>ost</w:t>
      </w:r>
      <w:proofErr w:type="spellEnd"/>
      <w:r w:rsidRPr="004B660F">
        <w:rPr>
          <w:rFonts w:ascii="Times New Roman" w:hAnsi="Times New Roman" w:cs="Times New Roman"/>
          <w:color w:val="000000" w:themeColor="text1"/>
        </w:rPr>
        <w:t xml:space="preserve">, and </w:t>
      </w:r>
      <w:r w:rsidR="00CE265B">
        <w:rPr>
          <w:rFonts w:ascii="Times New Roman" w:hAnsi="Times New Roman" w:cs="Times New Roman"/>
          <w:color w:val="000000" w:themeColor="text1"/>
        </w:rPr>
        <w:t>its two components in the variables</w:t>
      </w:r>
      <w:r w:rsidRPr="004B660F">
        <w:rPr>
          <w:rFonts w:ascii="Times New Roman" w:hAnsi="Times New Roman" w:cs="Times New Roman"/>
          <w:color w:val="000000" w:themeColor="text1"/>
        </w:rPr>
        <w:t xml:space="preserve">  </w:t>
      </w:r>
      <w:proofErr w:type="spellStart"/>
      <w:r w:rsidR="00B718B9">
        <w:rPr>
          <w:rFonts w:ascii="Times New Roman" w:hAnsi="Times New Roman" w:cs="Times New Roman"/>
          <w:i/>
          <w:iCs/>
          <w:color w:val="0070C0"/>
        </w:rPr>
        <w:t>n</w:t>
      </w:r>
      <w:r w:rsidRPr="004B660F">
        <w:rPr>
          <w:rFonts w:ascii="Times New Roman" w:hAnsi="Times New Roman" w:cs="Times New Roman"/>
          <w:i/>
          <w:iCs/>
          <w:color w:val="0070C0"/>
        </w:rPr>
        <w:t>ew</w:t>
      </w:r>
      <w:r w:rsidR="00B718B9">
        <w:rPr>
          <w:rFonts w:ascii="Times New Roman" w:hAnsi="Times New Roman" w:cs="Times New Roman"/>
          <w:i/>
          <w:iCs/>
          <w:color w:val="0070C0"/>
        </w:rPr>
        <w:t>s</w:t>
      </w:r>
      <w:r w:rsidRPr="004B660F">
        <w:rPr>
          <w:rFonts w:ascii="Times New Roman" w:hAnsi="Times New Roman" w:cs="Times New Roman"/>
          <w:i/>
          <w:iCs/>
          <w:color w:val="0070C0"/>
        </w:rPr>
        <w:t>ystem_</w:t>
      </w:r>
      <w:r w:rsidR="00B718B9">
        <w:rPr>
          <w:rFonts w:ascii="Times New Roman" w:hAnsi="Times New Roman" w:cs="Times New Roman"/>
          <w:i/>
          <w:iCs/>
          <w:color w:val="0070C0"/>
        </w:rPr>
        <w:t>u</w:t>
      </w:r>
      <w:r w:rsidRPr="004B660F">
        <w:rPr>
          <w:rFonts w:ascii="Times New Roman" w:hAnsi="Times New Roman" w:cs="Times New Roman"/>
          <w:i/>
          <w:iCs/>
          <w:color w:val="0070C0"/>
        </w:rPr>
        <w:t>pgra</w:t>
      </w:r>
      <w:r w:rsidR="00B718B9">
        <w:rPr>
          <w:rFonts w:ascii="Times New Roman" w:hAnsi="Times New Roman" w:cs="Times New Roman"/>
          <w:i/>
          <w:iCs/>
          <w:color w:val="0070C0"/>
        </w:rPr>
        <w:t>de</w:t>
      </w:r>
      <w:r w:rsidRPr="004B660F">
        <w:rPr>
          <w:rFonts w:ascii="Times New Roman" w:hAnsi="Times New Roman" w:cs="Times New Roman"/>
          <w:i/>
          <w:iCs/>
          <w:color w:val="0070C0"/>
        </w:rPr>
        <w:t>_</w:t>
      </w:r>
      <w:r w:rsidR="00B718B9">
        <w:rPr>
          <w:rFonts w:ascii="Times New Roman" w:hAnsi="Times New Roman" w:cs="Times New Roman"/>
          <w:i/>
          <w:iCs/>
          <w:color w:val="0070C0"/>
        </w:rPr>
        <w:t>c</w:t>
      </w:r>
      <w:r w:rsidRPr="004B660F">
        <w:rPr>
          <w:rFonts w:ascii="Times New Roman" w:hAnsi="Times New Roman" w:cs="Times New Roman"/>
          <w:i/>
          <w:iCs/>
          <w:color w:val="0070C0"/>
        </w:rPr>
        <w:t>ost</w:t>
      </w:r>
      <w:proofErr w:type="spellEnd"/>
      <w:r w:rsidRPr="004B660F">
        <w:rPr>
          <w:rFonts w:ascii="Times New Roman" w:hAnsi="Times New Roman" w:cs="Times New Roman"/>
          <w:color w:val="000000" w:themeColor="text1"/>
        </w:rPr>
        <w:t xml:space="preserve"> and </w:t>
      </w:r>
      <w:proofErr w:type="spellStart"/>
      <w:r w:rsidR="00B718B9">
        <w:rPr>
          <w:rFonts w:ascii="Times New Roman" w:hAnsi="Times New Roman" w:cs="Times New Roman"/>
          <w:i/>
          <w:iCs/>
          <w:color w:val="0070C0"/>
        </w:rPr>
        <w:t>p</w:t>
      </w:r>
      <w:r w:rsidRPr="004B660F">
        <w:rPr>
          <w:rFonts w:ascii="Times New Roman" w:hAnsi="Times New Roman" w:cs="Times New Roman"/>
          <w:i/>
          <w:iCs/>
          <w:color w:val="0070C0"/>
        </w:rPr>
        <w:t>rev</w:t>
      </w:r>
      <w:r w:rsidR="00B718B9">
        <w:rPr>
          <w:rFonts w:ascii="Times New Roman" w:hAnsi="Times New Roman" w:cs="Times New Roman"/>
          <w:i/>
          <w:iCs/>
          <w:color w:val="0070C0"/>
        </w:rPr>
        <w:t>s</w:t>
      </w:r>
      <w:r w:rsidRPr="004B660F">
        <w:rPr>
          <w:rFonts w:ascii="Times New Roman" w:hAnsi="Times New Roman" w:cs="Times New Roman"/>
          <w:i/>
          <w:iCs/>
          <w:color w:val="0070C0"/>
        </w:rPr>
        <w:t>ystem_</w:t>
      </w:r>
      <w:r w:rsidR="00B718B9">
        <w:rPr>
          <w:rFonts w:ascii="Times New Roman" w:hAnsi="Times New Roman" w:cs="Times New Roman"/>
          <w:i/>
          <w:iCs/>
          <w:color w:val="0070C0"/>
        </w:rPr>
        <w:t>u</w:t>
      </w:r>
      <w:r w:rsidRPr="004B660F">
        <w:rPr>
          <w:rFonts w:ascii="Times New Roman" w:hAnsi="Times New Roman" w:cs="Times New Roman"/>
          <w:i/>
          <w:iCs/>
          <w:color w:val="0070C0"/>
        </w:rPr>
        <w:t>pgrade_</w:t>
      </w:r>
      <w:r w:rsidR="00B718B9">
        <w:rPr>
          <w:rFonts w:ascii="Times New Roman" w:hAnsi="Times New Roman" w:cs="Times New Roman"/>
          <w:i/>
          <w:iCs/>
          <w:color w:val="0070C0"/>
        </w:rPr>
        <w:t>c</w:t>
      </w:r>
      <w:r w:rsidRPr="004B660F">
        <w:rPr>
          <w:rFonts w:ascii="Times New Roman" w:hAnsi="Times New Roman" w:cs="Times New Roman"/>
          <w:i/>
          <w:iCs/>
          <w:color w:val="0070C0"/>
        </w:rPr>
        <w:t>ost</w:t>
      </w:r>
      <w:proofErr w:type="spellEnd"/>
      <w:r w:rsidRPr="004B660F">
        <w:rPr>
          <w:rFonts w:ascii="Times New Roman" w:hAnsi="Times New Roman" w:cs="Times New Roman"/>
          <w:color w:val="000000" w:themeColor="text1"/>
        </w:rPr>
        <w:t>.</w:t>
      </w:r>
    </w:p>
    <w:p w14:paraId="09275FB9" w14:textId="77777777" w:rsidR="006A35C8" w:rsidRPr="004B660F" w:rsidRDefault="006A35C8" w:rsidP="008A1280">
      <w:pPr>
        <w:shd w:val="clear" w:color="auto" w:fill="FFFFFF"/>
        <w:spacing w:line="240" w:lineRule="auto"/>
        <w:rPr>
          <w:rFonts w:ascii="Times New Roman" w:hAnsi="Times New Roman" w:cs="Times New Roman"/>
          <w:color w:val="000000" w:themeColor="text1"/>
          <w:highlight w:val="white"/>
        </w:rPr>
      </w:pPr>
    </w:p>
    <w:p w14:paraId="5EACA3D3" w14:textId="577DABDB" w:rsidR="006A35C8" w:rsidRPr="004B660F" w:rsidRDefault="006A35C8" w:rsidP="008A1280">
      <w:pPr>
        <w:pStyle w:val="ListParagraph"/>
        <w:numPr>
          <w:ilvl w:val="0"/>
          <w:numId w:val="9"/>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Total Interconnection Cost:</w:t>
      </w:r>
      <w:r w:rsidRPr="004B660F">
        <w:rPr>
          <w:rFonts w:ascii="Times New Roman" w:hAnsi="Times New Roman" w:cs="Times New Roman"/>
          <w:color w:val="0070C0"/>
          <w:highlight w:val="white"/>
        </w:rPr>
        <w:t xml:space="preserve"> </w:t>
      </w:r>
      <w:r w:rsidRPr="004B660F">
        <w:rPr>
          <w:rFonts w:ascii="Times New Roman" w:hAnsi="Times New Roman" w:cs="Times New Roman"/>
        </w:rPr>
        <w:t>The total interconnection cost is the sum of the POI cost and the network upgrade cost</w:t>
      </w:r>
      <w:r w:rsidR="00AA50C1" w:rsidRPr="004B660F">
        <w:rPr>
          <w:rFonts w:ascii="Times New Roman" w:hAnsi="Times New Roman" w:cs="Times New Roman"/>
        </w:rPr>
        <w:t>. We record it</w:t>
      </w:r>
      <w:r w:rsidRPr="004B660F">
        <w:rPr>
          <w:rFonts w:ascii="Times New Roman" w:hAnsi="Times New Roman" w:cs="Times New Roman"/>
        </w:rPr>
        <w:t xml:space="preserve"> in the variable </w:t>
      </w:r>
      <w:proofErr w:type="spellStart"/>
      <w:r w:rsidR="00B718B9">
        <w:rPr>
          <w:rFonts w:ascii="Times New Roman" w:hAnsi="Times New Roman" w:cs="Times New Roman"/>
          <w:i/>
          <w:iCs/>
          <w:color w:val="0070C0"/>
          <w:highlight w:val="white"/>
        </w:rPr>
        <w:t>t</w:t>
      </w:r>
      <w:r w:rsidRPr="004B660F">
        <w:rPr>
          <w:rFonts w:ascii="Times New Roman" w:hAnsi="Times New Roman" w:cs="Times New Roman"/>
          <w:i/>
          <w:iCs/>
          <w:color w:val="0070C0"/>
          <w:highlight w:val="white"/>
        </w:rPr>
        <w:t>otal_</w:t>
      </w:r>
      <w:r w:rsidR="00B718B9">
        <w:rPr>
          <w:rFonts w:ascii="Times New Roman" w:hAnsi="Times New Roman" w:cs="Times New Roman"/>
          <w:i/>
          <w:iCs/>
          <w:color w:val="0070C0"/>
          <w:highlight w:val="white"/>
        </w:rPr>
        <w:t>c</w:t>
      </w:r>
      <w:r w:rsidRPr="004B660F">
        <w:rPr>
          <w:rFonts w:ascii="Times New Roman" w:hAnsi="Times New Roman" w:cs="Times New Roman"/>
          <w:i/>
          <w:iCs/>
          <w:color w:val="0070C0"/>
          <w:highlight w:val="white"/>
        </w:rPr>
        <w:t>ost</w:t>
      </w:r>
      <w:proofErr w:type="spellEnd"/>
      <w:r w:rsidRPr="004B660F">
        <w:rPr>
          <w:rFonts w:ascii="Times New Roman" w:hAnsi="Times New Roman" w:cs="Times New Roman"/>
          <w:color w:val="000000" w:themeColor="text1"/>
          <w:highlight w:val="white"/>
        </w:rPr>
        <w:t>.</w:t>
      </w:r>
      <w:r w:rsidR="00BC37CA" w:rsidRPr="004B660F">
        <w:rPr>
          <w:rFonts w:ascii="Times New Roman" w:hAnsi="Times New Roman" w:cs="Times New Roman"/>
          <w:color w:val="000000" w:themeColor="text1"/>
          <w:highlight w:val="white"/>
        </w:rPr>
        <w:t xml:space="preserve"> </w:t>
      </w:r>
      <w:r w:rsidRPr="004B660F">
        <w:rPr>
          <w:rFonts w:ascii="Times New Roman" w:hAnsi="Times New Roman" w:cs="Times New Roman"/>
        </w:rPr>
        <w:t xml:space="preserve">Costs that are not clearly allocated to the </w:t>
      </w:r>
      <w:r w:rsidR="00AA50C1" w:rsidRPr="004B660F">
        <w:rPr>
          <w:rFonts w:ascii="Times New Roman" w:hAnsi="Times New Roman" w:cs="Times New Roman"/>
        </w:rPr>
        <w:t xml:space="preserve">request </w:t>
      </w:r>
      <w:r w:rsidRPr="004B660F">
        <w:rPr>
          <w:rFonts w:ascii="Times New Roman" w:hAnsi="Times New Roman" w:cs="Times New Roman"/>
        </w:rPr>
        <w:t>are excluded from this total</w:t>
      </w:r>
      <w:r w:rsidR="00BC37CA" w:rsidRPr="004B660F">
        <w:rPr>
          <w:rFonts w:ascii="Times New Roman" w:hAnsi="Times New Roman" w:cs="Times New Roman"/>
          <w:color w:val="000000" w:themeColor="text1"/>
          <w:highlight w:val="white"/>
        </w:rPr>
        <w:t xml:space="preserve">. For instance, in </w:t>
      </w:r>
      <w:r w:rsidR="00AA50C1" w:rsidRPr="004B660F">
        <w:rPr>
          <w:rFonts w:ascii="Times New Roman" w:hAnsi="Times New Roman" w:cs="Times New Roman"/>
          <w:color w:val="000000" w:themeColor="text1"/>
          <w:highlight w:val="white"/>
        </w:rPr>
        <w:t>S</w:t>
      </w:r>
      <w:r w:rsidR="006578C1" w:rsidRPr="004B660F">
        <w:rPr>
          <w:rFonts w:ascii="Times New Roman" w:hAnsi="Times New Roman" w:cs="Times New Roman"/>
          <w:color w:val="000000" w:themeColor="text1"/>
          <w:highlight w:val="white"/>
        </w:rPr>
        <w:t>tudy 1,</w:t>
      </w:r>
      <w:r w:rsidR="00AA50C1" w:rsidRPr="004B660F">
        <w:rPr>
          <w:rFonts w:ascii="Times New Roman" w:hAnsi="Times New Roman" w:cs="Times New Roman"/>
          <w:color w:val="000000" w:themeColor="text1"/>
          <w:highlight w:val="white"/>
        </w:rPr>
        <w:t xml:space="preserve"> </w:t>
      </w:r>
      <w:r w:rsidR="00BC37CA" w:rsidRPr="004B660F">
        <w:rPr>
          <w:rFonts w:ascii="Times New Roman" w:hAnsi="Times New Roman" w:cs="Times New Roman"/>
          <w:color w:val="000000" w:themeColor="text1"/>
          <w:highlight w:val="white"/>
        </w:rPr>
        <w:t>network upgrade cost</w:t>
      </w:r>
      <w:r w:rsidR="00D071C2">
        <w:rPr>
          <w:rFonts w:ascii="Times New Roman" w:hAnsi="Times New Roman" w:cs="Times New Roman"/>
          <w:color w:val="000000" w:themeColor="text1"/>
          <w:highlight w:val="white"/>
        </w:rPr>
        <w:t xml:space="preserve">s are usually </w:t>
      </w:r>
      <w:r w:rsidR="00BC37CA" w:rsidRPr="004B660F">
        <w:rPr>
          <w:rFonts w:ascii="Times New Roman" w:hAnsi="Times New Roman" w:cs="Times New Roman"/>
          <w:color w:val="000000" w:themeColor="text1"/>
          <w:highlight w:val="white"/>
        </w:rPr>
        <w:t xml:space="preserve">not allocated to individual </w:t>
      </w:r>
      <w:r w:rsidR="00AA50C1" w:rsidRPr="004B660F">
        <w:rPr>
          <w:rFonts w:ascii="Times New Roman" w:hAnsi="Times New Roman" w:cs="Times New Roman"/>
          <w:color w:val="000000" w:themeColor="text1"/>
          <w:highlight w:val="white"/>
        </w:rPr>
        <w:t>requests</w:t>
      </w:r>
      <w:r w:rsidR="00BC37CA" w:rsidRPr="004B660F">
        <w:rPr>
          <w:rFonts w:ascii="Times New Roman" w:hAnsi="Times New Roman" w:cs="Times New Roman"/>
          <w:color w:val="000000" w:themeColor="text1"/>
          <w:highlight w:val="white"/>
        </w:rPr>
        <w:t xml:space="preserve">. Such unallocated network upgrade costs are recorded only in the variable </w:t>
      </w:r>
      <w:proofErr w:type="spellStart"/>
      <w:r w:rsidR="00B718B9">
        <w:rPr>
          <w:rFonts w:ascii="Times New Roman" w:hAnsi="Times New Roman" w:cs="Times New Roman"/>
          <w:i/>
          <w:iCs/>
          <w:color w:val="0070C0"/>
        </w:rPr>
        <w:t>c</w:t>
      </w:r>
      <w:r w:rsidR="00FB2C3E" w:rsidRPr="004B660F">
        <w:rPr>
          <w:rFonts w:ascii="Times New Roman" w:hAnsi="Times New Roman" w:cs="Times New Roman"/>
          <w:i/>
          <w:iCs/>
          <w:color w:val="0070C0"/>
        </w:rPr>
        <w:t>ombined_</w:t>
      </w:r>
      <w:r w:rsidR="00B718B9">
        <w:rPr>
          <w:rFonts w:ascii="Times New Roman" w:hAnsi="Times New Roman" w:cs="Times New Roman"/>
          <w:i/>
          <w:iCs/>
          <w:color w:val="0070C0"/>
        </w:rPr>
        <w:t>c</w:t>
      </w:r>
      <w:r w:rsidR="00FB2C3E" w:rsidRPr="004B660F">
        <w:rPr>
          <w:rFonts w:ascii="Times New Roman" w:hAnsi="Times New Roman" w:cs="Times New Roman"/>
          <w:i/>
          <w:iCs/>
          <w:color w:val="0070C0"/>
        </w:rPr>
        <w:t>ost</w:t>
      </w:r>
      <w:proofErr w:type="spellEnd"/>
      <w:r w:rsidR="00FB2C3E" w:rsidRPr="004B660F">
        <w:rPr>
          <w:rFonts w:ascii="Times New Roman" w:hAnsi="Times New Roman" w:cs="Times New Roman"/>
          <w:color w:val="000000" w:themeColor="text1"/>
          <w:highlight w:val="white"/>
        </w:rPr>
        <w:t xml:space="preserve"> </w:t>
      </w:r>
      <w:r w:rsidR="00BC37CA" w:rsidRPr="004B660F">
        <w:rPr>
          <w:rFonts w:ascii="Times New Roman" w:hAnsi="Times New Roman" w:cs="Times New Roman"/>
          <w:color w:val="000000" w:themeColor="text1"/>
          <w:highlight w:val="white"/>
        </w:rPr>
        <w:t xml:space="preserve">and are not included in </w:t>
      </w:r>
      <w:r w:rsidR="00AA50C1" w:rsidRPr="004B660F">
        <w:rPr>
          <w:rFonts w:ascii="Times New Roman" w:hAnsi="Times New Roman" w:cs="Times New Roman"/>
          <w:color w:val="000000" w:themeColor="text1"/>
          <w:highlight w:val="white"/>
        </w:rPr>
        <w:t xml:space="preserve">the </w:t>
      </w:r>
      <w:r w:rsidR="00FB2C3E" w:rsidRPr="004B660F">
        <w:rPr>
          <w:rFonts w:ascii="Times New Roman" w:hAnsi="Times New Roman" w:cs="Times New Roman"/>
          <w:iCs/>
          <w:color w:val="000000" w:themeColor="text1"/>
          <w:highlight w:val="white"/>
        </w:rPr>
        <w:t>variable</w:t>
      </w:r>
      <w:r w:rsidR="00FB2C3E" w:rsidRPr="004B660F">
        <w:rPr>
          <w:rFonts w:ascii="Times New Roman" w:hAnsi="Times New Roman" w:cs="Times New Roman"/>
          <w:i/>
          <w:color w:val="000000" w:themeColor="text1"/>
          <w:highlight w:val="white"/>
        </w:rPr>
        <w:t xml:space="preserve"> </w:t>
      </w:r>
      <w:proofErr w:type="spellStart"/>
      <w:r w:rsidR="00B718B9">
        <w:rPr>
          <w:rFonts w:ascii="Times New Roman" w:hAnsi="Times New Roman" w:cs="Times New Roman"/>
          <w:i/>
          <w:iCs/>
          <w:color w:val="0070C0"/>
          <w:highlight w:val="white"/>
        </w:rPr>
        <w:t>t</w:t>
      </w:r>
      <w:r w:rsidR="00FB2C3E" w:rsidRPr="004B660F">
        <w:rPr>
          <w:rFonts w:ascii="Times New Roman" w:hAnsi="Times New Roman" w:cs="Times New Roman"/>
          <w:i/>
          <w:iCs/>
          <w:color w:val="0070C0"/>
          <w:highlight w:val="white"/>
        </w:rPr>
        <w:t>otal_</w:t>
      </w:r>
      <w:r w:rsidR="00B718B9">
        <w:rPr>
          <w:rFonts w:ascii="Times New Roman" w:hAnsi="Times New Roman" w:cs="Times New Roman"/>
          <w:i/>
          <w:iCs/>
          <w:color w:val="0070C0"/>
          <w:highlight w:val="white"/>
        </w:rPr>
        <w:t>c</w:t>
      </w:r>
      <w:r w:rsidR="00FB2C3E" w:rsidRPr="004B660F">
        <w:rPr>
          <w:rFonts w:ascii="Times New Roman" w:hAnsi="Times New Roman" w:cs="Times New Roman"/>
          <w:i/>
          <w:iCs/>
          <w:color w:val="0070C0"/>
          <w:highlight w:val="white"/>
        </w:rPr>
        <w:t>ost</w:t>
      </w:r>
      <w:proofErr w:type="spellEnd"/>
      <w:r w:rsidR="00BC37CA" w:rsidRPr="004B660F">
        <w:rPr>
          <w:rFonts w:ascii="Times New Roman" w:hAnsi="Times New Roman" w:cs="Times New Roman"/>
          <w:color w:val="000000" w:themeColor="text1"/>
          <w:highlight w:val="white"/>
        </w:rPr>
        <w:t>.</w:t>
      </w:r>
    </w:p>
    <w:p w14:paraId="2015AC59" w14:textId="77777777" w:rsidR="006A35C8" w:rsidRPr="004B660F" w:rsidRDefault="006A35C8" w:rsidP="008A1280">
      <w:pPr>
        <w:pStyle w:val="ListParagraph"/>
        <w:spacing w:line="240" w:lineRule="auto"/>
        <w:rPr>
          <w:rFonts w:ascii="Times New Roman" w:hAnsi="Times New Roman" w:cs="Times New Roman"/>
          <w:sz w:val="24"/>
          <w:szCs w:val="24"/>
        </w:rPr>
      </w:pPr>
    </w:p>
    <w:p w14:paraId="068B8255" w14:textId="568CA783" w:rsidR="00BC37CA" w:rsidRPr="004B660F" w:rsidRDefault="006A35C8" w:rsidP="008A1280">
      <w:pPr>
        <w:pStyle w:val="ListParagraph"/>
        <w:numPr>
          <w:ilvl w:val="0"/>
          <w:numId w:val="9"/>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rPr>
        <w:t>Per-MW Cost:</w:t>
      </w:r>
      <w:r w:rsidRPr="004B660F">
        <w:rPr>
          <w:rFonts w:ascii="Times New Roman" w:hAnsi="Times New Roman" w:cs="Times New Roman"/>
          <w:color w:val="0070C0"/>
        </w:rPr>
        <w:t xml:space="preserve"> </w:t>
      </w:r>
      <w:r w:rsidR="00FE520B" w:rsidRPr="004B660F">
        <w:rPr>
          <w:rFonts w:ascii="Times New Roman" w:hAnsi="Times New Roman" w:cs="Times New Roman"/>
        </w:rPr>
        <w:t>We construct the per-</w:t>
      </w:r>
      <w:r w:rsidR="00525BD2">
        <w:rPr>
          <w:rFonts w:ascii="Times New Roman" w:hAnsi="Times New Roman" w:cs="Times New Roman"/>
        </w:rPr>
        <w:t>MW</w:t>
      </w:r>
      <w:r w:rsidR="00FE520B" w:rsidRPr="004B660F">
        <w:rPr>
          <w:rFonts w:ascii="Times New Roman" w:hAnsi="Times New Roman" w:cs="Times New Roman"/>
        </w:rPr>
        <w:t xml:space="preserve"> cost variables in R. The variable</w:t>
      </w:r>
      <w:r w:rsidR="00FE520B" w:rsidRPr="004B660F">
        <w:rPr>
          <w:rFonts w:ascii="Times New Roman" w:hAnsi="Times New Roman" w:cs="Times New Roman"/>
          <w:color w:val="000000" w:themeColor="text1"/>
          <w:highlight w:val="white"/>
        </w:rPr>
        <w:t xml:space="preserve"> </w:t>
      </w:r>
      <w:proofErr w:type="spellStart"/>
      <w:r w:rsidR="00525BD2">
        <w:rPr>
          <w:rFonts w:ascii="Times New Roman" w:hAnsi="Times New Roman" w:cs="Times New Roman"/>
          <w:i/>
          <w:iCs/>
          <w:color w:val="0070C0"/>
          <w:highlight w:val="white"/>
        </w:rPr>
        <w:t>poi</w:t>
      </w:r>
      <w:r w:rsidR="00FE520B" w:rsidRPr="004B660F">
        <w:rPr>
          <w:rFonts w:ascii="Times New Roman" w:hAnsi="Times New Roman" w:cs="Times New Roman"/>
          <w:i/>
          <w:iCs/>
          <w:color w:val="0070C0"/>
          <w:highlight w:val="white"/>
        </w:rPr>
        <w:t>_</w:t>
      </w:r>
      <w:r w:rsidR="00525BD2">
        <w:rPr>
          <w:rFonts w:ascii="Times New Roman" w:hAnsi="Times New Roman" w:cs="Times New Roman"/>
          <w:i/>
          <w:iCs/>
          <w:color w:val="0070C0"/>
          <w:highlight w:val="white"/>
        </w:rPr>
        <w:t>c</w:t>
      </w:r>
      <w:r w:rsidR="00FE520B" w:rsidRPr="004B660F">
        <w:rPr>
          <w:rFonts w:ascii="Times New Roman" w:hAnsi="Times New Roman" w:cs="Times New Roman"/>
          <w:i/>
          <w:iCs/>
          <w:color w:val="0070C0"/>
          <w:highlight w:val="white"/>
        </w:rPr>
        <w:t>ost</w:t>
      </w:r>
      <w:r w:rsidR="001F3138">
        <w:rPr>
          <w:rFonts w:ascii="Times New Roman" w:hAnsi="Times New Roman" w:cs="Times New Roman"/>
          <w:i/>
          <w:iCs/>
          <w:color w:val="0070C0"/>
          <w:highlight w:val="white"/>
        </w:rPr>
        <w:t>_mw</w:t>
      </w:r>
      <w:proofErr w:type="spellEnd"/>
      <w:r w:rsidR="00525BD2">
        <w:rPr>
          <w:rFonts w:ascii="Times New Roman" w:hAnsi="Times New Roman" w:cs="Times New Roman"/>
          <w:i/>
          <w:iCs/>
          <w:color w:val="0070C0"/>
          <w:highlight w:val="white"/>
        </w:rPr>
        <w:t xml:space="preserve"> </w:t>
      </w:r>
      <w:r w:rsidR="00FE520B" w:rsidRPr="004B660F">
        <w:rPr>
          <w:rFonts w:ascii="Times New Roman" w:hAnsi="Times New Roman" w:cs="Times New Roman"/>
          <w:color w:val="000000" w:themeColor="text1"/>
          <w:highlight w:val="white"/>
        </w:rPr>
        <w:t xml:space="preserve">represents the POI cost on a per-MW basis, calculated by dividing the </w:t>
      </w:r>
      <w:proofErr w:type="spellStart"/>
      <w:r w:rsidR="00525BD2">
        <w:rPr>
          <w:rFonts w:ascii="Times New Roman" w:hAnsi="Times New Roman" w:cs="Times New Roman"/>
          <w:i/>
          <w:iCs/>
          <w:color w:val="0070C0"/>
        </w:rPr>
        <w:t>poi</w:t>
      </w:r>
      <w:r w:rsidR="00FE520B" w:rsidRPr="004B660F">
        <w:rPr>
          <w:rFonts w:ascii="Times New Roman" w:hAnsi="Times New Roman" w:cs="Times New Roman"/>
          <w:i/>
          <w:iCs/>
          <w:color w:val="0070C0"/>
        </w:rPr>
        <w:t>_</w:t>
      </w:r>
      <w:r w:rsidR="00525BD2">
        <w:rPr>
          <w:rFonts w:ascii="Times New Roman" w:hAnsi="Times New Roman" w:cs="Times New Roman"/>
          <w:i/>
          <w:iCs/>
          <w:color w:val="0070C0"/>
        </w:rPr>
        <w:t>c</w:t>
      </w:r>
      <w:r w:rsidR="00FE520B" w:rsidRPr="004B660F">
        <w:rPr>
          <w:rFonts w:ascii="Times New Roman" w:hAnsi="Times New Roman" w:cs="Times New Roman"/>
          <w:i/>
          <w:iCs/>
          <w:color w:val="0070C0"/>
        </w:rPr>
        <w:t>ost</w:t>
      </w:r>
      <w:proofErr w:type="spellEnd"/>
      <w:r w:rsidR="00FE520B" w:rsidRPr="004B660F">
        <w:rPr>
          <w:rFonts w:ascii="Times New Roman" w:hAnsi="Times New Roman" w:cs="Times New Roman"/>
          <w:color w:val="0070C0"/>
        </w:rPr>
        <w:t xml:space="preserve"> </w:t>
      </w:r>
      <w:r w:rsidR="00FE520B" w:rsidRPr="004B660F">
        <w:rPr>
          <w:rFonts w:ascii="Times New Roman" w:hAnsi="Times New Roman" w:cs="Times New Roman"/>
          <w:color w:val="000000" w:themeColor="text1"/>
        </w:rPr>
        <w:t>variable by</w:t>
      </w:r>
      <w:r w:rsidR="00AA50C1" w:rsidRPr="004B660F">
        <w:rPr>
          <w:rFonts w:ascii="Times New Roman" w:hAnsi="Times New Roman" w:cs="Times New Roman"/>
          <w:color w:val="000000" w:themeColor="text1"/>
        </w:rPr>
        <w:t xml:space="preserve"> the</w:t>
      </w:r>
      <w:r w:rsidR="00FE520B" w:rsidRPr="004B660F">
        <w:rPr>
          <w:rFonts w:ascii="Times New Roman" w:hAnsi="Times New Roman" w:cs="Times New Roman"/>
          <w:color w:val="000000" w:themeColor="text1"/>
        </w:rPr>
        <w:t xml:space="preserve"> </w:t>
      </w:r>
      <w:proofErr w:type="spellStart"/>
      <w:r w:rsidR="00525BD2">
        <w:rPr>
          <w:rFonts w:ascii="Times New Roman" w:hAnsi="Times New Roman" w:cs="Times New Roman"/>
          <w:i/>
          <w:iCs/>
          <w:color w:val="0070C0"/>
        </w:rPr>
        <w:t>s</w:t>
      </w:r>
      <w:r w:rsidR="00FE520B" w:rsidRPr="004B660F">
        <w:rPr>
          <w:rFonts w:ascii="Times New Roman" w:hAnsi="Times New Roman" w:cs="Times New Roman"/>
          <w:i/>
          <w:iCs/>
          <w:color w:val="0070C0"/>
        </w:rPr>
        <w:t>ize_</w:t>
      </w:r>
      <w:r w:rsidR="001F3138">
        <w:rPr>
          <w:rFonts w:ascii="Times New Roman" w:hAnsi="Times New Roman" w:cs="Times New Roman"/>
          <w:i/>
          <w:iCs/>
          <w:color w:val="0070C0"/>
        </w:rPr>
        <w:t>mw</w:t>
      </w:r>
      <w:proofErr w:type="spellEnd"/>
      <w:r w:rsidR="00FE520B" w:rsidRPr="004B660F">
        <w:rPr>
          <w:rFonts w:ascii="Times New Roman" w:hAnsi="Times New Roman" w:cs="Times New Roman"/>
          <w:color w:val="0070C0"/>
        </w:rPr>
        <w:t xml:space="preserve"> </w:t>
      </w:r>
      <w:r w:rsidR="00FE520B" w:rsidRPr="004B660F">
        <w:rPr>
          <w:rFonts w:ascii="Times New Roman" w:hAnsi="Times New Roman" w:cs="Times New Roman"/>
          <w:color w:val="000000" w:themeColor="text1"/>
        </w:rPr>
        <w:t xml:space="preserve">variable. The same approach is applied to compute the </w:t>
      </w:r>
      <w:proofErr w:type="spellStart"/>
      <w:r w:rsidR="00525BD2">
        <w:rPr>
          <w:rFonts w:ascii="Times New Roman" w:hAnsi="Times New Roman" w:cs="Times New Roman"/>
          <w:i/>
          <w:iCs/>
          <w:color w:val="0070C0"/>
        </w:rPr>
        <w:t>n</w:t>
      </w:r>
      <w:r w:rsidR="00FE520B" w:rsidRPr="004B660F">
        <w:rPr>
          <w:rFonts w:ascii="Times New Roman" w:hAnsi="Times New Roman" w:cs="Times New Roman"/>
          <w:i/>
          <w:iCs/>
          <w:color w:val="0070C0"/>
        </w:rPr>
        <w:t>etwork</w:t>
      </w:r>
      <w:r w:rsidR="00525BD2">
        <w:rPr>
          <w:rFonts w:ascii="Times New Roman" w:hAnsi="Times New Roman" w:cs="Times New Roman"/>
          <w:i/>
          <w:iCs/>
          <w:color w:val="0070C0"/>
        </w:rPr>
        <w:t>_u</w:t>
      </w:r>
      <w:r w:rsidR="00FE520B" w:rsidRPr="004B660F">
        <w:rPr>
          <w:rFonts w:ascii="Times New Roman" w:hAnsi="Times New Roman" w:cs="Times New Roman"/>
          <w:i/>
          <w:iCs/>
          <w:color w:val="0070C0"/>
        </w:rPr>
        <w:t>pgrade_</w:t>
      </w:r>
      <w:r w:rsidR="00525BD2">
        <w:rPr>
          <w:rFonts w:ascii="Times New Roman" w:hAnsi="Times New Roman" w:cs="Times New Roman"/>
          <w:i/>
          <w:iCs/>
          <w:color w:val="0070C0"/>
        </w:rPr>
        <w:t>c</w:t>
      </w:r>
      <w:r w:rsidR="00FE520B" w:rsidRPr="004B660F">
        <w:rPr>
          <w:rFonts w:ascii="Times New Roman" w:hAnsi="Times New Roman" w:cs="Times New Roman"/>
          <w:i/>
          <w:iCs/>
          <w:color w:val="0070C0"/>
        </w:rPr>
        <w:t>ost</w:t>
      </w:r>
      <w:r w:rsidR="001F3138">
        <w:rPr>
          <w:rFonts w:ascii="Times New Roman" w:hAnsi="Times New Roman" w:cs="Times New Roman"/>
          <w:i/>
          <w:iCs/>
          <w:color w:val="0070C0"/>
        </w:rPr>
        <w:t>_mw</w:t>
      </w:r>
      <w:proofErr w:type="spellEnd"/>
      <w:r w:rsidR="00FE520B" w:rsidRPr="004B660F">
        <w:rPr>
          <w:rFonts w:ascii="Times New Roman" w:hAnsi="Times New Roman" w:cs="Times New Roman"/>
          <w:color w:val="000000" w:themeColor="text1"/>
        </w:rPr>
        <w:t xml:space="preserve"> variable and the </w:t>
      </w:r>
      <w:proofErr w:type="spellStart"/>
      <w:r w:rsidR="00525BD2">
        <w:rPr>
          <w:rFonts w:ascii="Times New Roman" w:hAnsi="Times New Roman" w:cs="Times New Roman"/>
          <w:i/>
          <w:iCs/>
          <w:color w:val="0070C0"/>
        </w:rPr>
        <w:t>t</w:t>
      </w:r>
      <w:r w:rsidR="00FE520B" w:rsidRPr="004B660F">
        <w:rPr>
          <w:rFonts w:ascii="Times New Roman" w:hAnsi="Times New Roman" w:cs="Times New Roman"/>
          <w:i/>
          <w:iCs/>
          <w:color w:val="0070C0"/>
        </w:rPr>
        <w:t>otal_</w:t>
      </w:r>
      <w:r w:rsidR="00525BD2">
        <w:rPr>
          <w:rFonts w:ascii="Times New Roman" w:hAnsi="Times New Roman" w:cs="Times New Roman"/>
          <w:i/>
          <w:iCs/>
          <w:color w:val="0070C0"/>
        </w:rPr>
        <w:t>c</w:t>
      </w:r>
      <w:r w:rsidR="00FE520B" w:rsidRPr="004B660F">
        <w:rPr>
          <w:rFonts w:ascii="Times New Roman" w:hAnsi="Times New Roman" w:cs="Times New Roman"/>
          <w:i/>
          <w:iCs/>
          <w:color w:val="0070C0"/>
        </w:rPr>
        <w:t>ost</w:t>
      </w:r>
      <w:r w:rsidR="001F3138">
        <w:rPr>
          <w:rFonts w:ascii="Times New Roman" w:hAnsi="Times New Roman" w:cs="Times New Roman"/>
          <w:i/>
          <w:iCs/>
          <w:color w:val="0070C0"/>
        </w:rPr>
        <w:t>_mw</w:t>
      </w:r>
      <w:proofErr w:type="spellEnd"/>
      <w:r w:rsidR="00FE520B" w:rsidRPr="004B660F">
        <w:rPr>
          <w:rFonts w:ascii="Times New Roman" w:hAnsi="Times New Roman" w:cs="Times New Roman"/>
          <w:color w:val="0070C0"/>
        </w:rPr>
        <w:t xml:space="preserve"> </w:t>
      </w:r>
      <w:r w:rsidR="00FE520B" w:rsidRPr="004B660F">
        <w:rPr>
          <w:rFonts w:ascii="Times New Roman" w:hAnsi="Times New Roman" w:cs="Times New Roman"/>
          <w:color w:val="000000" w:themeColor="text1"/>
        </w:rPr>
        <w:t>variable.</w:t>
      </w:r>
    </w:p>
    <w:p w14:paraId="57136F32" w14:textId="77777777" w:rsidR="00B340B9" w:rsidRPr="004B660F" w:rsidRDefault="00B340B9" w:rsidP="008A1280">
      <w:pPr>
        <w:pStyle w:val="ListParagraph"/>
        <w:spacing w:line="240" w:lineRule="auto"/>
        <w:rPr>
          <w:rFonts w:ascii="Times New Roman" w:hAnsi="Times New Roman" w:cs="Times New Roman"/>
          <w:color w:val="000000" w:themeColor="text1"/>
          <w:highlight w:val="white"/>
        </w:rPr>
      </w:pPr>
    </w:p>
    <w:p w14:paraId="0D2A96D5" w14:textId="5BBCAB7E" w:rsidR="0081536E" w:rsidRPr="00525BD2" w:rsidRDefault="00B340B9" w:rsidP="00525BD2">
      <w:pPr>
        <w:pStyle w:val="ListParagraph"/>
        <w:numPr>
          <w:ilvl w:val="0"/>
          <w:numId w:val="7"/>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Network Allocation:</w:t>
      </w:r>
      <w:r w:rsidR="0081536E" w:rsidRPr="004B660F">
        <w:rPr>
          <w:rFonts w:ascii="Times New Roman" w:hAnsi="Times New Roman" w:cs="Times New Roman"/>
          <w:color w:val="000000" w:themeColor="text1"/>
          <w:highlight w:val="white"/>
        </w:rPr>
        <w:t xml:space="preserve"> We construct </w:t>
      </w:r>
      <w:r w:rsidR="002F270E">
        <w:rPr>
          <w:rFonts w:ascii="Times New Roman" w:hAnsi="Times New Roman" w:cs="Times New Roman"/>
          <w:color w:val="000000" w:themeColor="text1"/>
          <w:highlight w:val="white"/>
        </w:rPr>
        <w:t>the</w:t>
      </w:r>
      <w:r w:rsidR="0081536E" w:rsidRPr="004B660F">
        <w:rPr>
          <w:rFonts w:ascii="Times New Roman" w:hAnsi="Times New Roman" w:cs="Times New Roman"/>
          <w:color w:val="000000" w:themeColor="text1"/>
          <w:highlight w:val="white"/>
        </w:rPr>
        <w:t xml:space="preserve"> variable </w:t>
      </w:r>
      <w:proofErr w:type="spellStart"/>
      <w:r w:rsidR="00525BD2">
        <w:rPr>
          <w:rFonts w:ascii="Times New Roman" w:hAnsi="Times New Roman" w:cs="Times New Roman"/>
          <w:i/>
          <w:iCs/>
          <w:color w:val="0070C0"/>
          <w:highlight w:val="white"/>
        </w:rPr>
        <w:t>n</w:t>
      </w:r>
      <w:r w:rsidR="0081536E" w:rsidRPr="004B660F">
        <w:rPr>
          <w:rFonts w:ascii="Times New Roman" w:hAnsi="Times New Roman" w:cs="Times New Roman"/>
          <w:i/>
          <w:iCs/>
          <w:color w:val="0070C0"/>
          <w:highlight w:val="white"/>
        </w:rPr>
        <w:t>etwork_</w:t>
      </w:r>
      <w:r w:rsidR="00525BD2">
        <w:rPr>
          <w:rFonts w:ascii="Times New Roman" w:hAnsi="Times New Roman" w:cs="Times New Roman"/>
          <w:i/>
          <w:iCs/>
          <w:color w:val="0070C0"/>
          <w:highlight w:val="white"/>
        </w:rPr>
        <w:t>a</w:t>
      </w:r>
      <w:r w:rsidR="0081536E" w:rsidRPr="004B660F">
        <w:rPr>
          <w:rFonts w:ascii="Times New Roman" w:hAnsi="Times New Roman" w:cs="Times New Roman"/>
          <w:i/>
          <w:iCs/>
          <w:color w:val="0070C0"/>
          <w:highlight w:val="white"/>
        </w:rPr>
        <w:t>llocation</w:t>
      </w:r>
      <w:proofErr w:type="spellEnd"/>
      <w:r w:rsidR="0081536E" w:rsidRPr="004B660F">
        <w:rPr>
          <w:rFonts w:ascii="Times New Roman" w:hAnsi="Times New Roman" w:cs="Times New Roman"/>
          <w:color w:val="0070C0"/>
          <w:highlight w:val="white"/>
        </w:rPr>
        <w:t xml:space="preserve"> </w:t>
      </w:r>
      <w:r w:rsidR="0081536E" w:rsidRPr="004B660F">
        <w:rPr>
          <w:rFonts w:ascii="Times New Roman" w:hAnsi="Times New Roman" w:cs="Times New Roman"/>
          <w:color w:val="000000" w:themeColor="text1"/>
        </w:rPr>
        <w:t xml:space="preserve">in R </w:t>
      </w:r>
      <w:r w:rsidR="0081536E" w:rsidRPr="004B660F">
        <w:rPr>
          <w:rFonts w:ascii="Times New Roman" w:hAnsi="Times New Roman" w:cs="Times New Roman"/>
        </w:rPr>
        <w:t xml:space="preserve">to indicate whether a </w:t>
      </w:r>
      <w:r w:rsidR="00525BD2">
        <w:rPr>
          <w:rFonts w:ascii="Times New Roman" w:hAnsi="Times New Roman" w:cs="Times New Roman"/>
        </w:rPr>
        <w:t>request</w:t>
      </w:r>
      <w:r w:rsidR="0081536E" w:rsidRPr="004B660F">
        <w:rPr>
          <w:rFonts w:ascii="Times New Roman" w:hAnsi="Times New Roman" w:cs="Times New Roman"/>
        </w:rPr>
        <w:t xml:space="preserve"> received an explicit network upgrade cost in </w:t>
      </w:r>
      <w:r w:rsidR="00525BD2">
        <w:rPr>
          <w:rFonts w:ascii="Times New Roman" w:hAnsi="Times New Roman" w:cs="Times New Roman"/>
        </w:rPr>
        <w:t>S</w:t>
      </w:r>
      <w:r w:rsidR="006578C1" w:rsidRPr="004B660F">
        <w:rPr>
          <w:rFonts w:ascii="Times New Roman" w:hAnsi="Times New Roman" w:cs="Times New Roman"/>
        </w:rPr>
        <w:t>tudy 2</w:t>
      </w:r>
      <w:r w:rsidR="0081536E" w:rsidRPr="004B660F">
        <w:rPr>
          <w:rFonts w:ascii="Times New Roman" w:hAnsi="Times New Roman" w:cs="Times New Roman"/>
        </w:rPr>
        <w:t xml:space="preserve">. This variable is coded as 1 if the </w:t>
      </w:r>
      <w:r w:rsidR="00B30915">
        <w:rPr>
          <w:rFonts w:ascii="Times New Roman" w:hAnsi="Times New Roman" w:cs="Times New Roman"/>
        </w:rPr>
        <w:t>generator</w:t>
      </w:r>
      <w:r w:rsidR="00B30915" w:rsidRPr="004B660F">
        <w:rPr>
          <w:rFonts w:ascii="Times New Roman" w:hAnsi="Times New Roman" w:cs="Times New Roman"/>
        </w:rPr>
        <w:t xml:space="preserve"> </w:t>
      </w:r>
      <w:r w:rsidR="0081536E" w:rsidRPr="004B660F">
        <w:rPr>
          <w:rFonts w:ascii="Times New Roman" w:hAnsi="Times New Roman" w:cs="Times New Roman"/>
        </w:rPr>
        <w:t>has a non-missing network upgrade cost estimate</w:t>
      </w:r>
      <w:r w:rsidR="00525BD2">
        <w:rPr>
          <w:rFonts w:ascii="Times New Roman" w:hAnsi="Times New Roman" w:cs="Times New Roman"/>
        </w:rPr>
        <w:t xml:space="preserve"> </w:t>
      </w:r>
      <w:r w:rsidR="00525BD2">
        <w:rPr>
          <w:rFonts w:ascii="Times New Roman" w:hAnsi="Times New Roman" w:cs="Times New Roman"/>
          <w:color w:val="000000" w:themeColor="text1"/>
          <w:highlight w:val="white"/>
        </w:rPr>
        <w:t xml:space="preserve">and </w:t>
      </w:r>
      <w:r w:rsidR="00525BD2" w:rsidRPr="004B660F">
        <w:rPr>
          <w:rFonts w:ascii="Times New Roman" w:hAnsi="Times New Roman" w:cs="Times New Roman"/>
          <w:color w:val="000000" w:themeColor="text1"/>
          <w:highlight w:val="white"/>
        </w:rPr>
        <w:t>0 if it</w:t>
      </w:r>
      <w:r w:rsidR="004E36F6">
        <w:rPr>
          <w:rFonts w:ascii="Times New Roman" w:hAnsi="Times New Roman" w:cs="Times New Roman"/>
          <w:color w:val="000000" w:themeColor="text1"/>
          <w:highlight w:val="white"/>
        </w:rPr>
        <w:t xml:space="preserve"> does</w:t>
      </w:r>
      <w:r w:rsidR="00525BD2" w:rsidRPr="004B660F">
        <w:rPr>
          <w:rFonts w:ascii="Times New Roman" w:hAnsi="Times New Roman" w:cs="Times New Roman"/>
          <w:color w:val="000000" w:themeColor="text1"/>
          <w:highlight w:val="white"/>
        </w:rPr>
        <w:t xml:space="preserve"> not</w:t>
      </w:r>
      <w:r w:rsidR="0081536E" w:rsidRPr="00525BD2">
        <w:rPr>
          <w:rFonts w:ascii="Times New Roman" w:hAnsi="Times New Roman" w:cs="Times New Roman"/>
        </w:rPr>
        <w:t>.</w:t>
      </w:r>
    </w:p>
    <w:p w14:paraId="178BB507" w14:textId="77777777" w:rsidR="006A35C8" w:rsidRPr="003A2608" w:rsidRDefault="006A35C8" w:rsidP="003A2608">
      <w:pPr>
        <w:shd w:val="clear" w:color="auto" w:fill="FFFFFF"/>
        <w:spacing w:line="240" w:lineRule="auto"/>
        <w:rPr>
          <w:rFonts w:ascii="Times New Roman" w:hAnsi="Times New Roman" w:cs="Times New Roman"/>
          <w:color w:val="000000" w:themeColor="text1"/>
          <w:sz w:val="24"/>
          <w:szCs w:val="24"/>
          <w:highlight w:val="white"/>
        </w:rPr>
      </w:pPr>
    </w:p>
    <w:p w14:paraId="4571EEBE" w14:textId="77777777" w:rsidR="00A15CD5" w:rsidRPr="008F3B7A" w:rsidRDefault="00A15CD5" w:rsidP="008F3B7A">
      <w:pPr>
        <w:shd w:val="clear" w:color="auto" w:fill="FFFFFF"/>
        <w:spacing w:line="240" w:lineRule="auto"/>
        <w:rPr>
          <w:rFonts w:ascii="Times New Roman" w:hAnsi="Times New Roman" w:cs="Times New Roman"/>
          <w:color w:val="000000" w:themeColor="text1"/>
          <w:sz w:val="24"/>
          <w:szCs w:val="24"/>
          <w:highlight w:val="white"/>
        </w:rPr>
      </w:pPr>
    </w:p>
    <w:p w14:paraId="2778F3CB" w14:textId="05F6361B" w:rsidR="004C5D2D" w:rsidRPr="004B660F" w:rsidRDefault="004C5D2D" w:rsidP="008A1280">
      <w:pPr>
        <w:shd w:val="clear" w:color="auto" w:fill="FFFFFF"/>
        <w:spacing w:line="240" w:lineRule="auto"/>
        <w:rPr>
          <w:rFonts w:ascii="Times New Roman" w:hAnsi="Times New Roman" w:cs="Times New Roman"/>
          <w:b/>
          <w:bCs/>
          <w:color w:val="000000" w:themeColor="text1"/>
          <w:sz w:val="24"/>
          <w:szCs w:val="24"/>
          <w:highlight w:val="white"/>
        </w:rPr>
      </w:pPr>
      <w:r w:rsidRPr="004B660F">
        <w:rPr>
          <w:rFonts w:ascii="Times New Roman" w:hAnsi="Times New Roman" w:cs="Times New Roman"/>
          <w:b/>
          <w:bCs/>
          <w:color w:val="0070C0"/>
          <w:sz w:val="24"/>
          <w:szCs w:val="24"/>
          <w:highlight w:val="white"/>
        </w:rPr>
        <w:t>Cost Shar</w:t>
      </w:r>
      <w:r w:rsidR="00F70EF5">
        <w:rPr>
          <w:rFonts w:ascii="Times New Roman" w:hAnsi="Times New Roman" w:cs="Times New Roman"/>
          <w:b/>
          <w:bCs/>
          <w:color w:val="0070C0"/>
          <w:sz w:val="24"/>
          <w:szCs w:val="24"/>
          <w:highlight w:val="white"/>
        </w:rPr>
        <w:t>ing</w:t>
      </w:r>
      <w:r w:rsidRPr="004B660F">
        <w:rPr>
          <w:rFonts w:ascii="Times New Roman" w:hAnsi="Times New Roman" w:cs="Times New Roman"/>
          <w:b/>
          <w:bCs/>
          <w:color w:val="0070C0"/>
          <w:sz w:val="24"/>
          <w:szCs w:val="24"/>
          <w:highlight w:val="white"/>
        </w:rPr>
        <w:t xml:space="preserve">: </w:t>
      </w:r>
    </w:p>
    <w:p w14:paraId="662D822C" w14:textId="77777777" w:rsidR="004C5D2D" w:rsidRPr="004B660F" w:rsidRDefault="004C5D2D" w:rsidP="008A1280">
      <w:pPr>
        <w:shd w:val="clear" w:color="auto" w:fill="FFFFFF"/>
        <w:spacing w:line="240" w:lineRule="auto"/>
        <w:rPr>
          <w:rFonts w:ascii="Times New Roman" w:hAnsi="Times New Roman" w:cs="Times New Roman"/>
          <w:color w:val="000000" w:themeColor="text1"/>
          <w:sz w:val="24"/>
          <w:szCs w:val="24"/>
          <w:highlight w:val="white"/>
        </w:rPr>
      </w:pPr>
    </w:p>
    <w:p w14:paraId="7A4FC407" w14:textId="133ED1FD" w:rsidR="00292090" w:rsidRPr="004B660F" w:rsidRDefault="00292090" w:rsidP="008A1280">
      <w:pPr>
        <w:pStyle w:val="ListParagraph"/>
        <w:numPr>
          <w:ilvl w:val="0"/>
          <w:numId w:val="11"/>
        </w:numPr>
        <w:shd w:val="clear" w:color="auto" w:fill="FFFFFF"/>
        <w:spacing w:line="240" w:lineRule="auto"/>
        <w:rPr>
          <w:rFonts w:ascii="Times New Roman" w:hAnsi="Times New Roman" w:cs="Times New Roman"/>
          <w:color w:val="000000" w:themeColor="text1"/>
        </w:rPr>
      </w:pPr>
      <w:r w:rsidRPr="004B660F">
        <w:rPr>
          <w:rFonts w:ascii="Times New Roman" w:hAnsi="Times New Roman" w:cs="Times New Roman"/>
          <w:b/>
          <w:bCs/>
          <w:color w:val="0070C0"/>
          <w:highlight w:val="white"/>
        </w:rPr>
        <w:t>Cost-share group:</w:t>
      </w:r>
      <w:r w:rsidRPr="004B660F">
        <w:rPr>
          <w:rFonts w:ascii="Times New Roman" w:hAnsi="Times New Roman" w:cs="Times New Roman"/>
          <w:color w:val="000000" w:themeColor="text1"/>
          <w:highlight w:val="white"/>
        </w:rPr>
        <w:t xml:space="preserve"> </w:t>
      </w:r>
      <w:r w:rsidRPr="004B660F">
        <w:rPr>
          <w:rFonts w:ascii="Times New Roman" w:hAnsi="Times New Roman" w:cs="Times New Roman"/>
          <w:color w:val="000000" w:themeColor="text1"/>
        </w:rPr>
        <w:t xml:space="preserve">PJM </w:t>
      </w:r>
      <w:r w:rsidR="0080396D" w:rsidRPr="004B660F">
        <w:rPr>
          <w:rFonts w:ascii="Times New Roman" w:hAnsi="Times New Roman" w:cs="Times New Roman"/>
          <w:color w:val="000000" w:themeColor="text1"/>
        </w:rPr>
        <w:t xml:space="preserve">may </w:t>
      </w:r>
      <w:r w:rsidRPr="004B660F">
        <w:rPr>
          <w:rFonts w:ascii="Times New Roman" w:hAnsi="Times New Roman" w:cs="Times New Roman"/>
          <w:color w:val="000000" w:themeColor="text1"/>
        </w:rPr>
        <w:t>provide information on the cost-sharing of network upgrade</w:t>
      </w:r>
      <w:r w:rsidR="00812CA4">
        <w:rPr>
          <w:rFonts w:ascii="Times New Roman" w:hAnsi="Times New Roman" w:cs="Times New Roman"/>
          <w:color w:val="000000" w:themeColor="text1"/>
        </w:rPr>
        <w:t>s</w:t>
      </w:r>
      <w:r w:rsidR="0080396D" w:rsidRPr="004B660F">
        <w:rPr>
          <w:rFonts w:ascii="Times New Roman" w:hAnsi="Times New Roman" w:cs="Times New Roman"/>
          <w:color w:val="000000" w:themeColor="text1"/>
        </w:rPr>
        <w:t xml:space="preserve"> by</w:t>
      </w:r>
      <w:r w:rsidRPr="004B660F">
        <w:rPr>
          <w:rFonts w:ascii="Times New Roman" w:hAnsi="Times New Roman" w:cs="Times New Roman"/>
          <w:color w:val="000000" w:themeColor="text1"/>
        </w:rPr>
        <w:t xml:space="preserve"> list</w:t>
      </w:r>
      <w:r w:rsidR="0080396D" w:rsidRPr="004B660F">
        <w:rPr>
          <w:rFonts w:ascii="Times New Roman" w:hAnsi="Times New Roman" w:cs="Times New Roman"/>
          <w:color w:val="000000" w:themeColor="text1"/>
        </w:rPr>
        <w:t xml:space="preserve">ing </w:t>
      </w:r>
      <w:r w:rsidR="00B3191C">
        <w:rPr>
          <w:rFonts w:ascii="Times New Roman" w:hAnsi="Times New Roman" w:cs="Times New Roman"/>
          <w:color w:val="000000" w:themeColor="text1"/>
        </w:rPr>
        <w:t xml:space="preserve">the queue numbers of </w:t>
      </w:r>
      <w:r w:rsidRPr="004B660F">
        <w:rPr>
          <w:rFonts w:ascii="Times New Roman" w:hAnsi="Times New Roman" w:cs="Times New Roman"/>
          <w:color w:val="000000" w:themeColor="text1"/>
        </w:rPr>
        <w:t xml:space="preserve">other generators with which a </w:t>
      </w:r>
      <w:r w:rsidR="0080396D" w:rsidRPr="004B660F">
        <w:rPr>
          <w:rFonts w:ascii="Times New Roman" w:hAnsi="Times New Roman" w:cs="Times New Roman"/>
          <w:color w:val="000000" w:themeColor="text1"/>
        </w:rPr>
        <w:t>generator</w:t>
      </w:r>
      <w:r w:rsidRPr="004B660F">
        <w:rPr>
          <w:rFonts w:ascii="Times New Roman" w:hAnsi="Times New Roman" w:cs="Times New Roman"/>
          <w:color w:val="000000" w:themeColor="text1"/>
        </w:rPr>
        <w:t xml:space="preserve"> shares </w:t>
      </w:r>
      <w:r w:rsidR="00812CA4">
        <w:rPr>
          <w:rFonts w:ascii="Times New Roman" w:hAnsi="Times New Roman" w:cs="Times New Roman"/>
          <w:color w:val="000000" w:themeColor="text1"/>
        </w:rPr>
        <w:t>these</w:t>
      </w:r>
      <w:r w:rsidRPr="004B660F">
        <w:rPr>
          <w:rFonts w:ascii="Times New Roman" w:hAnsi="Times New Roman" w:cs="Times New Roman"/>
          <w:color w:val="000000" w:themeColor="text1"/>
        </w:rPr>
        <w:t xml:space="preserve"> </w:t>
      </w:r>
      <w:r w:rsidR="00B340B9" w:rsidRPr="004B660F">
        <w:rPr>
          <w:rFonts w:ascii="Times New Roman" w:hAnsi="Times New Roman" w:cs="Times New Roman"/>
          <w:color w:val="000000" w:themeColor="text1"/>
        </w:rPr>
        <w:t>cost</w:t>
      </w:r>
      <w:r w:rsidR="00812CA4">
        <w:rPr>
          <w:rFonts w:ascii="Times New Roman" w:hAnsi="Times New Roman" w:cs="Times New Roman"/>
          <w:color w:val="000000" w:themeColor="text1"/>
        </w:rPr>
        <w:t>s</w:t>
      </w:r>
      <w:r w:rsidRPr="004B660F">
        <w:rPr>
          <w:rFonts w:ascii="Times New Roman" w:hAnsi="Times New Roman" w:cs="Times New Roman"/>
          <w:color w:val="000000" w:themeColor="text1"/>
        </w:rPr>
        <w:t xml:space="preserve">. </w:t>
      </w:r>
      <w:r w:rsidR="0080396D" w:rsidRPr="004B660F">
        <w:rPr>
          <w:rFonts w:ascii="Times New Roman" w:hAnsi="Times New Roman" w:cs="Times New Roman"/>
          <w:color w:val="000000" w:themeColor="text1"/>
        </w:rPr>
        <w:t xml:space="preserve">We extract </w:t>
      </w:r>
      <w:r w:rsidR="00B3191C">
        <w:rPr>
          <w:rFonts w:ascii="Times New Roman" w:hAnsi="Times New Roman" w:cs="Times New Roman"/>
          <w:color w:val="000000" w:themeColor="text1"/>
        </w:rPr>
        <w:t>this</w:t>
      </w:r>
      <w:r w:rsidR="00B3191C" w:rsidRPr="004B660F">
        <w:rPr>
          <w:rFonts w:ascii="Times New Roman" w:hAnsi="Times New Roman" w:cs="Times New Roman"/>
          <w:color w:val="000000" w:themeColor="text1"/>
        </w:rPr>
        <w:t xml:space="preserve"> </w:t>
      </w:r>
      <w:r w:rsidR="0080396D" w:rsidRPr="004B660F">
        <w:rPr>
          <w:rFonts w:ascii="Times New Roman" w:hAnsi="Times New Roman" w:cs="Times New Roman"/>
          <w:color w:val="000000" w:themeColor="text1"/>
        </w:rPr>
        <w:t xml:space="preserve">information </w:t>
      </w:r>
      <w:r w:rsidR="0080396D" w:rsidRPr="004B660F">
        <w:rPr>
          <w:rFonts w:ascii="Times New Roman" w:hAnsi="Times New Roman" w:cs="Times New Roman"/>
        </w:rPr>
        <w:t xml:space="preserve">primarily from Study 2, where it most frequently appears, and apply it to all observations associated with the same generator. </w:t>
      </w:r>
      <w:r w:rsidR="0080396D" w:rsidRPr="004B660F">
        <w:rPr>
          <w:rFonts w:ascii="Times New Roman" w:hAnsi="Times New Roman" w:cs="Times New Roman"/>
          <w:color w:val="000000" w:themeColor="text1"/>
        </w:rPr>
        <w:t>T</w:t>
      </w:r>
      <w:r w:rsidRPr="004B660F">
        <w:rPr>
          <w:rFonts w:ascii="Times New Roman" w:hAnsi="Times New Roman" w:cs="Times New Roman"/>
          <w:color w:val="000000" w:themeColor="text1"/>
        </w:rPr>
        <w:t xml:space="preserve">hese </w:t>
      </w:r>
      <w:r w:rsidR="0080396D" w:rsidRPr="004B660F">
        <w:rPr>
          <w:rFonts w:ascii="Times New Roman" w:hAnsi="Times New Roman" w:cs="Times New Roman"/>
          <w:color w:val="000000" w:themeColor="text1"/>
        </w:rPr>
        <w:t xml:space="preserve">cost-sharing </w:t>
      </w:r>
      <w:r w:rsidRPr="004B660F">
        <w:rPr>
          <w:rFonts w:ascii="Times New Roman" w:hAnsi="Times New Roman" w:cs="Times New Roman"/>
          <w:color w:val="000000" w:themeColor="text1"/>
        </w:rPr>
        <w:t>generators</w:t>
      </w:r>
      <w:r w:rsidR="0080396D" w:rsidRPr="004B660F">
        <w:rPr>
          <w:rFonts w:ascii="Times New Roman" w:hAnsi="Times New Roman" w:cs="Times New Roman"/>
          <w:color w:val="000000" w:themeColor="text1"/>
        </w:rPr>
        <w:t xml:space="preserve"> are recorded</w:t>
      </w:r>
      <w:r w:rsidRPr="004B660F">
        <w:rPr>
          <w:rFonts w:ascii="Times New Roman" w:hAnsi="Times New Roman" w:cs="Times New Roman"/>
          <w:color w:val="000000" w:themeColor="text1"/>
        </w:rPr>
        <w:t xml:space="preserve"> in the variable </w:t>
      </w:r>
      <w:proofErr w:type="spellStart"/>
      <w:r w:rsidR="00525BD2">
        <w:rPr>
          <w:rFonts w:ascii="Times New Roman" w:hAnsi="Times New Roman" w:cs="Times New Roman"/>
          <w:i/>
          <w:iCs/>
          <w:color w:val="0070C0"/>
        </w:rPr>
        <w:t>c</w:t>
      </w:r>
      <w:r w:rsidRPr="004B660F">
        <w:rPr>
          <w:rFonts w:ascii="Times New Roman" w:hAnsi="Times New Roman" w:cs="Times New Roman"/>
          <w:i/>
          <w:iCs/>
          <w:color w:val="0070C0"/>
        </w:rPr>
        <w:t>ost_</w:t>
      </w:r>
      <w:r w:rsidR="00525BD2">
        <w:rPr>
          <w:rFonts w:ascii="Times New Roman" w:hAnsi="Times New Roman" w:cs="Times New Roman"/>
          <w:i/>
          <w:iCs/>
          <w:color w:val="0070C0"/>
        </w:rPr>
        <w:t>s</w:t>
      </w:r>
      <w:r w:rsidRPr="004B660F">
        <w:rPr>
          <w:rFonts w:ascii="Times New Roman" w:hAnsi="Times New Roman" w:cs="Times New Roman"/>
          <w:i/>
          <w:iCs/>
          <w:color w:val="0070C0"/>
        </w:rPr>
        <w:t>hare_</w:t>
      </w:r>
      <w:r w:rsidR="00525BD2">
        <w:rPr>
          <w:rFonts w:ascii="Times New Roman" w:hAnsi="Times New Roman" w:cs="Times New Roman"/>
          <w:i/>
          <w:iCs/>
          <w:color w:val="0070C0"/>
        </w:rPr>
        <w:t>g</w:t>
      </w:r>
      <w:r w:rsidRPr="004B660F">
        <w:rPr>
          <w:rFonts w:ascii="Times New Roman" w:hAnsi="Times New Roman" w:cs="Times New Roman"/>
          <w:i/>
          <w:iCs/>
          <w:color w:val="0070C0"/>
        </w:rPr>
        <w:t>roup</w:t>
      </w:r>
      <w:proofErr w:type="spellEnd"/>
      <w:r w:rsidRPr="004B660F">
        <w:rPr>
          <w:rFonts w:ascii="Times New Roman" w:hAnsi="Times New Roman" w:cs="Times New Roman"/>
          <w:color w:val="000000" w:themeColor="text1"/>
        </w:rPr>
        <w:t>.</w:t>
      </w:r>
      <w:r w:rsidRPr="004B660F">
        <w:rPr>
          <w:rFonts w:ascii="Times New Roman" w:hAnsi="Times New Roman" w:cs="Times New Roman"/>
          <w:color w:val="000000" w:themeColor="text1"/>
          <w:highlight w:val="white"/>
        </w:rPr>
        <w:t xml:space="preserve"> </w:t>
      </w:r>
    </w:p>
    <w:p w14:paraId="076CB7BC" w14:textId="4D5CEE07" w:rsidR="0081536E" w:rsidRPr="004B660F" w:rsidRDefault="0081536E" w:rsidP="008A1280">
      <w:pPr>
        <w:pStyle w:val="ListParagraph"/>
        <w:shd w:val="clear" w:color="auto" w:fill="FFFFFF"/>
        <w:spacing w:line="240" w:lineRule="auto"/>
        <w:rPr>
          <w:rFonts w:ascii="Times New Roman" w:hAnsi="Times New Roman" w:cs="Times New Roman"/>
          <w:color w:val="000000" w:themeColor="text1"/>
        </w:rPr>
      </w:pPr>
    </w:p>
    <w:p w14:paraId="089138CD" w14:textId="40A4D322" w:rsidR="00A235B0" w:rsidRPr="00525BD2" w:rsidRDefault="0081536E" w:rsidP="00525BD2">
      <w:pPr>
        <w:pStyle w:val="ListParagraph"/>
        <w:numPr>
          <w:ilvl w:val="0"/>
          <w:numId w:val="7"/>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rPr>
        <w:t>Study 1 Cost-share:</w:t>
      </w:r>
      <w:r w:rsidRPr="004B660F">
        <w:rPr>
          <w:rFonts w:ascii="Times New Roman" w:hAnsi="Times New Roman" w:cs="Times New Roman"/>
          <w:color w:val="000000" w:themeColor="text1"/>
        </w:rPr>
        <w:t xml:space="preserve"> </w:t>
      </w:r>
      <w:bookmarkStart w:id="4" w:name="OLE_LINK6"/>
      <w:r w:rsidRPr="004B660F">
        <w:rPr>
          <w:rFonts w:ascii="Times New Roman" w:hAnsi="Times New Roman" w:cs="Times New Roman"/>
          <w:color w:val="000000" w:themeColor="text1"/>
        </w:rPr>
        <w:t xml:space="preserve">We construct a variable </w:t>
      </w:r>
      <w:r w:rsidR="00525BD2">
        <w:rPr>
          <w:rFonts w:ascii="Times New Roman" w:hAnsi="Times New Roman" w:cs="Times New Roman"/>
          <w:i/>
          <w:iCs/>
          <w:color w:val="0070C0"/>
        </w:rPr>
        <w:t>s</w:t>
      </w:r>
      <w:r w:rsidRPr="004B660F">
        <w:rPr>
          <w:rFonts w:ascii="Times New Roman" w:hAnsi="Times New Roman" w:cs="Times New Roman"/>
          <w:i/>
          <w:iCs/>
          <w:color w:val="0070C0"/>
        </w:rPr>
        <w:t>tudy1_</w:t>
      </w:r>
      <w:r w:rsidR="00525BD2">
        <w:rPr>
          <w:rFonts w:ascii="Times New Roman" w:hAnsi="Times New Roman" w:cs="Times New Roman"/>
          <w:i/>
          <w:iCs/>
          <w:color w:val="0070C0"/>
        </w:rPr>
        <w:t>c</w:t>
      </w:r>
      <w:r w:rsidRPr="004B660F">
        <w:rPr>
          <w:rFonts w:ascii="Times New Roman" w:hAnsi="Times New Roman" w:cs="Times New Roman"/>
          <w:i/>
          <w:iCs/>
          <w:color w:val="0070C0"/>
        </w:rPr>
        <w:t>ost_</w:t>
      </w:r>
      <w:r w:rsidR="00525BD2">
        <w:rPr>
          <w:rFonts w:ascii="Times New Roman" w:hAnsi="Times New Roman" w:cs="Times New Roman"/>
          <w:i/>
          <w:iCs/>
          <w:color w:val="0070C0"/>
        </w:rPr>
        <w:t>s</w:t>
      </w:r>
      <w:r w:rsidRPr="004B660F">
        <w:rPr>
          <w:rFonts w:ascii="Times New Roman" w:hAnsi="Times New Roman" w:cs="Times New Roman"/>
          <w:i/>
          <w:iCs/>
          <w:color w:val="0070C0"/>
        </w:rPr>
        <w:t>hare</w:t>
      </w:r>
      <w:r w:rsidRPr="004B660F">
        <w:rPr>
          <w:rFonts w:ascii="Times New Roman" w:hAnsi="Times New Roman" w:cs="Times New Roman"/>
          <w:color w:val="000000" w:themeColor="text1"/>
        </w:rPr>
        <w:t xml:space="preserve"> in R </w:t>
      </w:r>
      <w:bookmarkEnd w:id="4"/>
      <w:r w:rsidRPr="004B660F">
        <w:rPr>
          <w:rFonts w:ascii="Times New Roman" w:hAnsi="Times New Roman" w:cs="Times New Roman"/>
        </w:rPr>
        <w:t xml:space="preserve">to indicate whether a </w:t>
      </w:r>
      <w:r w:rsidR="00525BD2">
        <w:rPr>
          <w:rFonts w:ascii="Times New Roman" w:hAnsi="Times New Roman" w:cs="Times New Roman"/>
        </w:rPr>
        <w:t>generator</w:t>
      </w:r>
      <w:r w:rsidRPr="004B660F">
        <w:rPr>
          <w:rFonts w:ascii="Times New Roman" w:hAnsi="Times New Roman" w:cs="Times New Roman"/>
        </w:rPr>
        <w:t xml:space="preserve"> received a non-zero combined cost in </w:t>
      </w:r>
      <w:r w:rsidR="00525BD2">
        <w:rPr>
          <w:rFonts w:ascii="Times New Roman" w:hAnsi="Times New Roman" w:cs="Times New Roman"/>
        </w:rPr>
        <w:t>S</w:t>
      </w:r>
      <w:r w:rsidR="006578C1" w:rsidRPr="004B660F">
        <w:rPr>
          <w:rFonts w:ascii="Times New Roman" w:hAnsi="Times New Roman" w:cs="Times New Roman"/>
        </w:rPr>
        <w:t>tudy 1</w:t>
      </w:r>
      <w:r w:rsidRPr="004B660F">
        <w:rPr>
          <w:rFonts w:ascii="Times New Roman" w:hAnsi="Times New Roman" w:cs="Times New Roman"/>
        </w:rPr>
        <w:t xml:space="preserve">. Receiving a non-zero combined cost suggests that the </w:t>
      </w:r>
      <w:r w:rsidR="00B30915">
        <w:rPr>
          <w:rFonts w:ascii="Times New Roman" w:hAnsi="Times New Roman" w:cs="Times New Roman"/>
        </w:rPr>
        <w:t>generator</w:t>
      </w:r>
      <w:r w:rsidR="00B30915" w:rsidRPr="004B660F">
        <w:rPr>
          <w:rFonts w:ascii="Times New Roman" w:hAnsi="Times New Roman" w:cs="Times New Roman"/>
        </w:rPr>
        <w:t xml:space="preserve"> </w:t>
      </w:r>
      <w:r w:rsidRPr="004B660F">
        <w:rPr>
          <w:rFonts w:ascii="Times New Roman" w:hAnsi="Times New Roman" w:cs="Times New Roman"/>
        </w:rPr>
        <w:t xml:space="preserve">might be responsible for network upgrade costs in </w:t>
      </w:r>
      <w:r w:rsidR="00525BD2">
        <w:rPr>
          <w:rFonts w:ascii="Times New Roman" w:hAnsi="Times New Roman" w:cs="Times New Roman"/>
        </w:rPr>
        <w:t>S</w:t>
      </w:r>
      <w:r w:rsidR="006578C1" w:rsidRPr="004B660F">
        <w:rPr>
          <w:rFonts w:ascii="Times New Roman" w:hAnsi="Times New Roman" w:cs="Times New Roman"/>
        </w:rPr>
        <w:t xml:space="preserve">tudy 2 and </w:t>
      </w:r>
      <w:r w:rsidR="00525BD2">
        <w:rPr>
          <w:rFonts w:ascii="Times New Roman" w:hAnsi="Times New Roman" w:cs="Times New Roman"/>
        </w:rPr>
        <w:t>S</w:t>
      </w:r>
      <w:r w:rsidR="006578C1" w:rsidRPr="004B660F">
        <w:rPr>
          <w:rFonts w:ascii="Times New Roman" w:hAnsi="Times New Roman" w:cs="Times New Roman"/>
        </w:rPr>
        <w:t>tudy 3</w:t>
      </w:r>
      <w:r w:rsidRPr="004B660F">
        <w:rPr>
          <w:rFonts w:ascii="Times New Roman" w:hAnsi="Times New Roman" w:cs="Times New Roman"/>
        </w:rPr>
        <w:t xml:space="preserve">. This variable is coded as 1 if the </w:t>
      </w:r>
      <w:r w:rsidR="004010A5">
        <w:rPr>
          <w:rFonts w:ascii="Times New Roman" w:hAnsi="Times New Roman" w:cs="Times New Roman"/>
        </w:rPr>
        <w:t>generator</w:t>
      </w:r>
      <w:r w:rsidR="004010A5" w:rsidRPr="004B660F">
        <w:rPr>
          <w:rFonts w:ascii="Times New Roman" w:hAnsi="Times New Roman" w:cs="Times New Roman"/>
        </w:rPr>
        <w:t xml:space="preserve"> </w:t>
      </w:r>
      <w:r w:rsidRPr="004B660F">
        <w:rPr>
          <w:rFonts w:ascii="Times New Roman" w:hAnsi="Times New Roman" w:cs="Times New Roman"/>
        </w:rPr>
        <w:t xml:space="preserve">received a non-zero combined cost estimate in </w:t>
      </w:r>
      <w:r w:rsidR="00525BD2">
        <w:rPr>
          <w:rFonts w:ascii="Times New Roman" w:hAnsi="Times New Roman" w:cs="Times New Roman"/>
        </w:rPr>
        <w:t>S</w:t>
      </w:r>
      <w:r w:rsidR="006578C1" w:rsidRPr="004B660F">
        <w:rPr>
          <w:rFonts w:ascii="Times New Roman" w:hAnsi="Times New Roman" w:cs="Times New Roman"/>
        </w:rPr>
        <w:t>tudy 1</w:t>
      </w:r>
      <w:r w:rsidR="00525BD2">
        <w:rPr>
          <w:rFonts w:ascii="Times New Roman" w:hAnsi="Times New Roman" w:cs="Times New Roman"/>
        </w:rPr>
        <w:t xml:space="preserve"> </w:t>
      </w:r>
      <w:r w:rsidR="00525BD2">
        <w:rPr>
          <w:rFonts w:ascii="Times New Roman" w:hAnsi="Times New Roman" w:cs="Times New Roman"/>
          <w:color w:val="000000" w:themeColor="text1"/>
          <w:highlight w:val="white"/>
        </w:rPr>
        <w:t xml:space="preserve">and </w:t>
      </w:r>
      <w:r w:rsidR="00525BD2" w:rsidRPr="004B660F">
        <w:rPr>
          <w:rFonts w:ascii="Times New Roman" w:hAnsi="Times New Roman" w:cs="Times New Roman"/>
          <w:color w:val="000000" w:themeColor="text1"/>
          <w:highlight w:val="white"/>
        </w:rPr>
        <w:t>0 if it is not</w:t>
      </w:r>
      <w:r w:rsidR="006578C1" w:rsidRPr="00525BD2">
        <w:rPr>
          <w:rFonts w:ascii="Times New Roman" w:hAnsi="Times New Roman" w:cs="Times New Roman"/>
        </w:rPr>
        <w:t>.</w:t>
      </w:r>
    </w:p>
    <w:p w14:paraId="0FCC45AC" w14:textId="77777777" w:rsidR="006578C1" w:rsidRPr="004B660F" w:rsidRDefault="006578C1" w:rsidP="008A1280">
      <w:pPr>
        <w:shd w:val="clear" w:color="auto" w:fill="FFFFFF"/>
        <w:spacing w:line="240" w:lineRule="auto"/>
        <w:rPr>
          <w:rFonts w:ascii="Times New Roman" w:hAnsi="Times New Roman" w:cs="Times New Roman"/>
          <w:color w:val="000000" w:themeColor="text1"/>
          <w:sz w:val="24"/>
          <w:szCs w:val="24"/>
          <w:highlight w:val="white"/>
        </w:rPr>
      </w:pPr>
    </w:p>
    <w:p w14:paraId="50A356AA" w14:textId="77777777" w:rsidR="00A15CD5" w:rsidRPr="004B660F" w:rsidRDefault="00A15CD5" w:rsidP="008A1280">
      <w:pPr>
        <w:shd w:val="clear" w:color="auto" w:fill="FFFFFF"/>
        <w:spacing w:line="240" w:lineRule="auto"/>
        <w:rPr>
          <w:rFonts w:ascii="Times New Roman" w:hAnsi="Times New Roman" w:cs="Times New Roman"/>
          <w:color w:val="000000" w:themeColor="text1"/>
          <w:sz w:val="24"/>
          <w:szCs w:val="24"/>
          <w:highlight w:val="white"/>
        </w:rPr>
      </w:pPr>
    </w:p>
    <w:p w14:paraId="4058A410" w14:textId="5406B216" w:rsidR="0045325F" w:rsidRPr="004B660F" w:rsidRDefault="0045325F" w:rsidP="008A1280">
      <w:pPr>
        <w:shd w:val="clear" w:color="auto" w:fill="FFFFFF"/>
        <w:spacing w:line="240" w:lineRule="auto"/>
        <w:rPr>
          <w:rFonts w:ascii="Times New Roman" w:hAnsi="Times New Roman" w:cs="Times New Roman"/>
          <w:b/>
          <w:bCs/>
          <w:color w:val="000000" w:themeColor="text1"/>
          <w:sz w:val="24"/>
          <w:szCs w:val="24"/>
          <w:highlight w:val="white"/>
        </w:rPr>
      </w:pPr>
      <w:r w:rsidRPr="004B660F">
        <w:rPr>
          <w:rFonts w:ascii="Times New Roman" w:hAnsi="Times New Roman" w:cs="Times New Roman"/>
          <w:b/>
          <w:bCs/>
          <w:color w:val="0070C0"/>
          <w:sz w:val="24"/>
          <w:szCs w:val="24"/>
          <w:highlight w:val="white"/>
        </w:rPr>
        <w:t>Point of Interconnection</w:t>
      </w:r>
      <w:r w:rsidR="006578C1" w:rsidRPr="004B660F">
        <w:rPr>
          <w:rFonts w:ascii="Times New Roman" w:hAnsi="Times New Roman" w:cs="Times New Roman"/>
          <w:b/>
          <w:bCs/>
          <w:color w:val="0070C0"/>
          <w:sz w:val="24"/>
          <w:szCs w:val="24"/>
          <w:highlight w:val="white"/>
        </w:rPr>
        <w:t xml:space="preserve"> (POI)</w:t>
      </w:r>
      <w:r w:rsidRPr="004B660F">
        <w:rPr>
          <w:rFonts w:ascii="Times New Roman" w:hAnsi="Times New Roman" w:cs="Times New Roman"/>
          <w:b/>
          <w:bCs/>
          <w:color w:val="0070C0"/>
          <w:sz w:val="24"/>
          <w:szCs w:val="24"/>
          <w:highlight w:val="white"/>
        </w:rPr>
        <w:t xml:space="preserve">: </w:t>
      </w:r>
    </w:p>
    <w:p w14:paraId="7347F29B" w14:textId="77777777" w:rsidR="0045325F" w:rsidRPr="004B660F" w:rsidRDefault="0045325F" w:rsidP="008A1280">
      <w:pPr>
        <w:shd w:val="clear" w:color="auto" w:fill="FFFFFF"/>
        <w:spacing w:line="240" w:lineRule="auto"/>
        <w:rPr>
          <w:rFonts w:ascii="Times New Roman" w:hAnsi="Times New Roman" w:cs="Times New Roman"/>
          <w:color w:val="000000" w:themeColor="text1"/>
          <w:sz w:val="24"/>
          <w:szCs w:val="24"/>
          <w:highlight w:val="white"/>
        </w:rPr>
      </w:pPr>
    </w:p>
    <w:p w14:paraId="6C6AA96D" w14:textId="7E829981" w:rsidR="0045325F" w:rsidRPr="004B660F" w:rsidRDefault="0045325F" w:rsidP="008A1280">
      <w:p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color w:val="000000" w:themeColor="text1"/>
          <w:highlight w:val="white"/>
        </w:rPr>
        <w:t xml:space="preserve">Project developers usually select a substation as their point of interconnection. It is also common for the POI to be a line </w:t>
      </w:r>
      <w:proofErr w:type="gramStart"/>
      <w:r w:rsidRPr="004B660F">
        <w:rPr>
          <w:rFonts w:ascii="Times New Roman" w:hAnsi="Times New Roman" w:cs="Times New Roman"/>
          <w:color w:val="000000" w:themeColor="text1"/>
          <w:highlight w:val="white"/>
        </w:rPr>
        <w:t>tap,</w:t>
      </w:r>
      <w:proofErr w:type="gramEnd"/>
      <w:r w:rsidRPr="004B660F">
        <w:rPr>
          <w:rFonts w:ascii="Times New Roman" w:hAnsi="Times New Roman" w:cs="Times New Roman"/>
          <w:color w:val="000000" w:themeColor="text1"/>
          <w:highlight w:val="white"/>
        </w:rPr>
        <w:t xml:space="preserve"> in which case we classify the substations associated with that line segment as the POI. If the POI is instead a circuit, circuit breaker, transformer, bus, TSS, etc., we record the POI as the substation associated with that electrical infrastructure.</w:t>
      </w:r>
    </w:p>
    <w:p w14:paraId="239AE21D" w14:textId="77777777" w:rsidR="0045325F" w:rsidRPr="004B660F" w:rsidRDefault="0045325F" w:rsidP="008A1280">
      <w:pPr>
        <w:shd w:val="clear" w:color="auto" w:fill="FFFFFF"/>
        <w:spacing w:line="240" w:lineRule="auto"/>
        <w:rPr>
          <w:rFonts w:ascii="Times New Roman" w:hAnsi="Times New Roman" w:cs="Times New Roman"/>
          <w:color w:val="000000" w:themeColor="text1"/>
          <w:sz w:val="24"/>
          <w:szCs w:val="24"/>
          <w:highlight w:val="white"/>
        </w:rPr>
      </w:pPr>
    </w:p>
    <w:p w14:paraId="6855DAE4" w14:textId="6441FBA6" w:rsidR="0045325F" w:rsidRPr="004B660F" w:rsidRDefault="0045325F" w:rsidP="008A1280">
      <w:pPr>
        <w:pStyle w:val="ListParagraph"/>
        <w:numPr>
          <w:ilvl w:val="0"/>
          <w:numId w:val="12"/>
        </w:numPr>
        <w:shd w:val="clear" w:color="auto" w:fill="FFFFFF"/>
        <w:spacing w:line="240" w:lineRule="auto"/>
        <w:rPr>
          <w:rFonts w:ascii="Times New Roman" w:hAnsi="Times New Roman" w:cs="Times New Roman"/>
          <w:color w:val="000000" w:themeColor="text1"/>
        </w:rPr>
      </w:pPr>
      <w:proofErr w:type="spellStart"/>
      <w:r w:rsidRPr="004B660F">
        <w:rPr>
          <w:rFonts w:ascii="Times New Roman" w:hAnsi="Times New Roman" w:cs="Times New Roman"/>
          <w:b/>
          <w:bCs/>
          <w:color w:val="0070C0"/>
          <w:highlight w:val="white"/>
        </w:rPr>
        <w:t>TapLine</w:t>
      </w:r>
      <w:proofErr w:type="spellEnd"/>
      <w:r w:rsidRPr="004B660F">
        <w:rPr>
          <w:rFonts w:ascii="Times New Roman" w:hAnsi="Times New Roman" w:cs="Times New Roman"/>
          <w:b/>
          <w:bCs/>
          <w:color w:val="0070C0"/>
          <w:highlight w:val="white"/>
        </w:rPr>
        <w:t>:</w:t>
      </w:r>
      <w:r w:rsidRPr="004B660F">
        <w:rPr>
          <w:rFonts w:ascii="Times New Roman" w:hAnsi="Times New Roman" w:cs="Times New Roman"/>
          <w:color w:val="000000" w:themeColor="text1"/>
          <w:highlight w:val="white"/>
        </w:rPr>
        <w:t xml:space="preserve"> </w:t>
      </w:r>
      <w:r w:rsidR="00610E68">
        <w:rPr>
          <w:rFonts w:ascii="Times New Roman" w:hAnsi="Times New Roman" w:cs="Times New Roman"/>
        </w:rPr>
        <w:t>The</w:t>
      </w:r>
      <w:r w:rsidRPr="004B660F">
        <w:rPr>
          <w:rFonts w:ascii="Times New Roman" w:hAnsi="Times New Roman" w:cs="Times New Roman"/>
        </w:rPr>
        <w:t xml:space="preserve"> variable </w:t>
      </w:r>
      <w:proofErr w:type="spellStart"/>
      <w:r w:rsidR="00525BD2">
        <w:rPr>
          <w:rFonts w:ascii="Times New Roman" w:hAnsi="Times New Roman" w:cs="Times New Roman"/>
          <w:i/>
          <w:iCs/>
          <w:color w:val="0070C0"/>
        </w:rPr>
        <w:t>t</w:t>
      </w:r>
      <w:r w:rsidRPr="004B660F">
        <w:rPr>
          <w:rFonts w:ascii="Times New Roman" w:hAnsi="Times New Roman" w:cs="Times New Roman"/>
          <w:i/>
          <w:iCs/>
          <w:color w:val="0070C0"/>
        </w:rPr>
        <w:t>ap</w:t>
      </w:r>
      <w:r w:rsidR="00525BD2">
        <w:rPr>
          <w:rFonts w:ascii="Times New Roman" w:hAnsi="Times New Roman" w:cs="Times New Roman"/>
          <w:i/>
          <w:iCs/>
          <w:color w:val="0070C0"/>
        </w:rPr>
        <w:t>l</w:t>
      </w:r>
      <w:r w:rsidRPr="004B660F">
        <w:rPr>
          <w:rFonts w:ascii="Times New Roman" w:hAnsi="Times New Roman" w:cs="Times New Roman"/>
          <w:i/>
          <w:iCs/>
          <w:color w:val="0070C0"/>
        </w:rPr>
        <w:t>ine</w:t>
      </w:r>
      <w:proofErr w:type="spellEnd"/>
      <w:r w:rsidRPr="004B660F">
        <w:rPr>
          <w:rFonts w:ascii="Times New Roman" w:hAnsi="Times New Roman" w:cs="Times New Roman"/>
        </w:rPr>
        <w:t xml:space="preserve"> indicate</w:t>
      </w:r>
      <w:r w:rsidR="00610E68">
        <w:rPr>
          <w:rFonts w:ascii="Times New Roman" w:hAnsi="Times New Roman" w:cs="Times New Roman"/>
        </w:rPr>
        <w:t>s</w:t>
      </w:r>
      <w:r w:rsidRPr="004B660F">
        <w:rPr>
          <w:rFonts w:ascii="Times New Roman" w:hAnsi="Times New Roman" w:cs="Times New Roman"/>
        </w:rPr>
        <w:t xml:space="preserve"> whether a </w:t>
      </w:r>
      <w:r w:rsidR="00525BD2">
        <w:rPr>
          <w:rFonts w:ascii="Times New Roman" w:hAnsi="Times New Roman" w:cs="Times New Roman"/>
        </w:rPr>
        <w:t>generator</w:t>
      </w:r>
      <w:r w:rsidRPr="004B660F">
        <w:rPr>
          <w:rFonts w:ascii="Times New Roman" w:hAnsi="Times New Roman" w:cs="Times New Roman"/>
        </w:rPr>
        <w:t xml:space="preserve"> requested to connect via a line. It is 1 if the </w:t>
      </w:r>
      <w:r w:rsidR="00525BD2">
        <w:rPr>
          <w:rFonts w:ascii="Times New Roman" w:hAnsi="Times New Roman" w:cs="Times New Roman"/>
        </w:rPr>
        <w:t>generator</w:t>
      </w:r>
      <w:r w:rsidRPr="004B660F">
        <w:rPr>
          <w:rFonts w:ascii="Times New Roman" w:hAnsi="Times New Roman" w:cs="Times New Roman"/>
        </w:rPr>
        <w:t xml:space="preserve"> is tapping into a line and 0 otherwise.</w:t>
      </w:r>
    </w:p>
    <w:p w14:paraId="6E6AD4CC" w14:textId="77777777" w:rsidR="0045325F" w:rsidRPr="004B660F" w:rsidRDefault="0045325F" w:rsidP="008A1280">
      <w:pPr>
        <w:shd w:val="clear" w:color="auto" w:fill="FFFFFF"/>
        <w:spacing w:line="240" w:lineRule="auto"/>
        <w:ind w:left="360"/>
        <w:rPr>
          <w:rFonts w:ascii="Times New Roman" w:hAnsi="Times New Roman" w:cs="Times New Roman"/>
          <w:color w:val="000000" w:themeColor="text1"/>
        </w:rPr>
      </w:pPr>
    </w:p>
    <w:p w14:paraId="17823E9B" w14:textId="03163980" w:rsidR="00EE5242" w:rsidRPr="004B660F" w:rsidRDefault="0045325F" w:rsidP="008A1280">
      <w:pPr>
        <w:pStyle w:val="ListParagraph"/>
        <w:numPr>
          <w:ilvl w:val="0"/>
          <w:numId w:val="12"/>
        </w:numPr>
        <w:shd w:val="clear" w:color="auto" w:fill="FFFFFF"/>
        <w:spacing w:line="240" w:lineRule="auto"/>
        <w:rPr>
          <w:rFonts w:ascii="Times New Roman" w:hAnsi="Times New Roman" w:cs="Times New Roman"/>
          <w:color w:val="000000" w:themeColor="text1"/>
        </w:rPr>
      </w:pPr>
      <w:r w:rsidRPr="004B660F">
        <w:rPr>
          <w:rFonts w:ascii="Times New Roman" w:hAnsi="Times New Roman" w:cs="Times New Roman"/>
          <w:b/>
          <w:bCs/>
          <w:color w:val="0070C0"/>
        </w:rPr>
        <w:t>Substation/Line:</w:t>
      </w:r>
      <w:r w:rsidRPr="004B660F">
        <w:rPr>
          <w:rFonts w:ascii="Times New Roman" w:hAnsi="Times New Roman" w:cs="Times New Roman"/>
          <w:color w:val="0070C0"/>
        </w:rPr>
        <w:t xml:space="preserve"> </w:t>
      </w:r>
      <w:r w:rsidR="00EE5242" w:rsidRPr="004B660F">
        <w:rPr>
          <w:rFonts w:ascii="Times New Roman" w:hAnsi="Times New Roman" w:cs="Times New Roman"/>
          <w:color w:val="000000" w:themeColor="text1"/>
        </w:rPr>
        <w:t xml:space="preserve">We </w:t>
      </w:r>
      <w:r w:rsidR="006578C1" w:rsidRPr="004B660F">
        <w:rPr>
          <w:rFonts w:ascii="Times New Roman" w:hAnsi="Times New Roman" w:cs="Times New Roman"/>
          <w:color w:val="000000" w:themeColor="text1"/>
        </w:rPr>
        <w:t>collect</w:t>
      </w:r>
      <w:r w:rsidR="00EE5242" w:rsidRPr="004B660F">
        <w:rPr>
          <w:rFonts w:ascii="Times New Roman" w:hAnsi="Times New Roman" w:cs="Times New Roman"/>
          <w:color w:val="000000" w:themeColor="text1"/>
        </w:rPr>
        <w:t xml:space="preserve"> the </w:t>
      </w:r>
      <w:r w:rsidR="006578C1" w:rsidRPr="004B660F">
        <w:rPr>
          <w:rFonts w:ascii="Times New Roman" w:hAnsi="Times New Roman" w:cs="Times New Roman"/>
          <w:color w:val="000000" w:themeColor="text1"/>
        </w:rPr>
        <w:t>POI</w:t>
      </w:r>
      <w:r w:rsidR="00EE5242" w:rsidRPr="004B660F">
        <w:rPr>
          <w:rFonts w:ascii="Times New Roman" w:hAnsi="Times New Roman" w:cs="Times New Roman"/>
          <w:color w:val="000000" w:themeColor="text1"/>
        </w:rPr>
        <w:t xml:space="preserve"> information from both the Point of Interconnection section </w:t>
      </w:r>
      <w:r w:rsidR="006578C1" w:rsidRPr="004B660F">
        <w:rPr>
          <w:rFonts w:ascii="Times New Roman" w:hAnsi="Times New Roman" w:cs="Times New Roman"/>
          <w:color w:val="000000" w:themeColor="text1"/>
        </w:rPr>
        <w:t xml:space="preserve">of the </w:t>
      </w:r>
      <w:r w:rsidR="00525BD2">
        <w:rPr>
          <w:rFonts w:ascii="Times New Roman" w:hAnsi="Times New Roman" w:cs="Times New Roman"/>
          <w:color w:val="000000" w:themeColor="text1"/>
        </w:rPr>
        <w:t xml:space="preserve">engineering </w:t>
      </w:r>
      <w:r w:rsidR="006578C1" w:rsidRPr="004B660F">
        <w:rPr>
          <w:rFonts w:ascii="Times New Roman" w:hAnsi="Times New Roman" w:cs="Times New Roman"/>
          <w:color w:val="000000" w:themeColor="text1"/>
        </w:rPr>
        <w:t xml:space="preserve">study </w:t>
      </w:r>
      <w:r w:rsidR="00EE5242" w:rsidRPr="004B660F">
        <w:rPr>
          <w:rFonts w:ascii="Times New Roman" w:hAnsi="Times New Roman" w:cs="Times New Roman"/>
          <w:color w:val="000000" w:themeColor="text1"/>
        </w:rPr>
        <w:t xml:space="preserve">and the title page of the study. If there were inconsistencies between these two sources (e.g., discrepancies in voltage units), we referred to the Network Impact section of the study for verification. </w:t>
      </w:r>
      <w:r w:rsidR="00050681" w:rsidRPr="004B660F">
        <w:rPr>
          <w:rFonts w:ascii="Times New Roman" w:hAnsi="Times New Roman" w:cs="Times New Roman"/>
          <w:color w:val="000000" w:themeColor="text1"/>
        </w:rPr>
        <w:t>We</w:t>
      </w:r>
      <w:r w:rsidR="00EE5242" w:rsidRPr="004B660F">
        <w:rPr>
          <w:rFonts w:ascii="Times New Roman" w:hAnsi="Times New Roman" w:cs="Times New Roman"/>
          <w:color w:val="000000" w:themeColor="text1"/>
        </w:rPr>
        <w:t xml:space="preserve"> recor</w:t>
      </w:r>
      <w:r w:rsidR="00050681" w:rsidRPr="004B660F">
        <w:rPr>
          <w:rFonts w:ascii="Times New Roman" w:hAnsi="Times New Roman" w:cs="Times New Roman"/>
          <w:color w:val="000000" w:themeColor="text1"/>
        </w:rPr>
        <w:t>d this information</w:t>
      </w:r>
      <w:r w:rsidR="00EE5242" w:rsidRPr="004B660F">
        <w:rPr>
          <w:rFonts w:ascii="Times New Roman" w:hAnsi="Times New Roman" w:cs="Times New Roman"/>
          <w:color w:val="000000" w:themeColor="text1"/>
        </w:rPr>
        <w:t xml:space="preserve"> in the</w:t>
      </w:r>
      <w:r w:rsidR="00525BD2">
        <w:rPr>
          <w:rFonts w:ascii="Times New Roman" w:hAnsi="Times New Roman" w:cs="Times New Roman"/>
          <w:color w:val="000000" w:themeColor="text1"/>
        </w:rPr>
        <w:t xml:space="preserve"> </w:t>
      </w:r>
      <w:proofErr w:type="gramStart"/>
      <w:r w:rsidR="00525BD2">
        <w:rPr>
          <w:rFonts w:ascii="Times New Roman" w:hAnsi="Times New Roman" w:cs="Times New Roman"/>
          <w:color w:val="000000" w:themeColor="text1"/>
        </w:rPr>
        <w:t>variables</w:t>
      </w:r>
      <w:proofErr w:type="gramEnd"/>
      <w:r w:rsidR="00EE5242" w:rsidRPr="004B660F">
        <w:rPr>
          <w:rFonts w:ascii="Times New Roman" w:hAnsi="Times New Roman" w:cs="Times New Roman"/>
          <w:color w:val="000000" w:themeColor="text1"/>
        </w:rPr>
        <w:t xml:space="preserve"> </w:t>
      </w:r>
      <w:r w:rsidR="00525BD2">
        <w:rPr>
          <w:rFonts w:ascii="Times New Roman" w:hAnsi="Times New Roman" w:cs="Times New Roman"/>
          <w:i/>
          <w:iCs/>
          <w:color w:val="0070C0"/>
        </w:rPr>
        <w:t>s</w:t>
      </w:r>
      <w:r w:rsidR="00EE5242" w:rsidRPr="004B660F">
        <w:rPr>
          <w:rFonts w:ascii="Times New Roman" w:hAnsi="Times New Roman" w:cs="Times New Roman"/>
          <w:i/>
          <w:iCs/>
          <w:color w:val="0070C0"/>
        </w:rPr>
        <w:t>ubstation</w:t>
      </w:r>
      <w:r w:rsidR="00EE5242" w:rsidRPr="004B660F">
        <w:rPr>
          <w:rFonts w:ascii="Times New Roman" w:hAnsi="Times New Roman" w:cs="Times New Roman"/>
          <w:color w:val="0070C0"/>
        </w:rPr>
        <w:t xml:space="preserve"> </w:t>
      </w:r>
      <w:r w:rsidR="00EE5242" w:rsidRPr="004B660F">
        <w:rPr>
          <w:rFonts w:ascii="Times New Roman" w:hAnsi="Times New Roman" w:cs="Times New Roman"/>
          <w:color w:val="000000" w:themeColor="text1"/>
        </w:rPr>
        <w:t>and</w:t>
      </w:r>
      <w:r w:rsidR="00525BD2">
        <w:rPr>
          <w:rFonts w:ascii="Times New Roman" w:hAnsi="Times New Roman" w:cs="Times New Roman"/>
          <w:color w:val="000000" w:themeColor="text1"/>
        </w:rPr>
        <w:t xml:space="preserve"> </w:t>
      </w:r>
      <w:r w:rsidR="00525BD2">
        <w:rPr>
          <w:rFonts w:ascii="Times New Roman" w:hAnsi="Times New Roman" w:cs="Times New Roman"/>
          <w:i/>
          <w:iCs/>
          <w:color w:val="0070C0"/>
        </w:rPr>
        <w:t>l</w:t>
      </w:r>
      <w:r w:rsidR="00EE5242" w:rsidRPr="004B660F">
        <w:rPr>
          <w:rFonts w:ascii="Times New Roman" w:hAnsi="Times New Roman" w:cs="Times New Roman"/>
          <w:i/>
          <w:iCs/>
          <w:color w:val="0070C0"/>
        </w:rPr>
        <w:t>ine</w:t>
      </w:r>
      <w:r w:rsidR="00EE5242" w:rsidRPr="004B660F">
        <w:rPr>
          <w:rFonts w:ascii="Times New Roman" w:hAnsi="Times New Roman" w:cs="Times New Roman"/>
          <w:color w:val="000000" w:themeColor="text1"/>
        </w:rPr>
        <w:t>.</w:t>
      </w:r>
      <w:r w:rsidR="00050681" w:rsidRPr="004B660F">
        <w:rPr>
          <w:rFonts w:ascii="Times New Roman" w:hAnsi="Times New Roman" w:cs="Times New Roman"/>
          <w:color w:val="000000" w:themeColor="text1"/>
        </w:rPr>
        <w:t xml:space="preserve"> </w:t>
      </w:r>
      <w:bookmarkStart w:id="5" w:name="OLE_LINK1"/>
      <w:r w:rsidR="00050681" w:rsidRPr="004B660F">
        <w:rPr>
          <w:rFonts w:ascii="Times New Roman" w:hAnsi="Times New Roman" w:cs="Times New Roman"/>
          <w:color w:val="000000" w:themeColor="text1"/>
        </w:rPr>
        <w:t>If a study list</w:t>
      </w:r>
      <w:r w:rsidR="00F035D4" w:rsidRPr="004B660F">
        <w:rPr>
          <w:rFonts w:ascii="Times New Roman" w:hAnsi="Times New Roman" w:cs="Times New Roman"/>
          <w:color w:val="000000" w:themeColor="text1"/>
          <w:lang w:eastAsia="zh-CN"/>
        </w:rPr>
        <w:t xml:space="preserve">s multiple </w:t>
      </w:r>
      <w:r w:rsidR="00050681" w:rsidRPr="004B660F">
        <w:rPr>
          <w:rFonts w:ascii="Times New Roman" w:hAnsi="Times New Roman" w:cs="Times New Roman"/>
          <w:color w:val="000000" w:themeColor="text1"/>
        </w:rPr>
        <w:t>POI</w:t>
      </w:r>
      <w:r w:rsidR="00F035D4" w:rsidRPr="004B660F">
        <w:rPr>
          <w:rFonts w:ascii="Times New Roman" w:hAnsi="Times New Roman" w:cs="Times New Roman"/>
          <w:color w:val="000000" w:themeColor="text1"/>
          <w:lang w:eastAsia="zh-CN"/>
        </w:rPr>
        <w:t>s</w:t>
      </w:r>
      <w:r w:rsidR="00050681" w:rsidRPr="004B660F">
        <w:rPr>
          <w:rFonts w:ascii="Times New Roman" w:hAnsi="Times New Roman" w:cs="Times New Roman"/>
          <w:color w:val="000000" w:themeColor="text1"/>
        </w:rPr>
        <w:t xml:space="preserve">, we collect the primary one; </w:t>
      </w:r>
      <w:r w:rsidR="00525BD2" w:rsidRPr="004B660F">
        <w:rPr>
          <w:rFonts w:ascii="Times New Roman" w:hAnsi="Times New Roman" w:cs="Times New Roman"/>
          <w:color w:val="000000" w:themeColor="text1"/>
        </w:rPr>
        <w:t xml:space="preserve">if </w:t>
      </w:r>
      <w:r w:rsidR="00F02498">
        <w:rPr>
          <w:rFonts w:ascii="Times New Roman" w:hAnsi="Times New Roman" w:cs="Times New Roman"/>
          <w:color w:val="000000" w:themeColor="text1"/>
        </w:rPr>
        <w:t xml:space="preserve">the report does not </w:t>
      </w:r>
      <w:r w:rsidR="00525BD2">
        <w:rPr>
          <w:rFonts w:ascii="Times New Roman" w:hAnsi="Times New Roman" w:cs="Times New Roman"/>
          <w:color w:val="000000" w:themeColor="text1"/>
        </w:rPr>
        <w:t>specif</w:t>
      </w:r>
      <w:r w:rsidR="00F02498">
        <w:rPr>
          <w:rFonts w:ascii="Times New Roman" w:hAnsi="Times New Roman" w:cs="Times New Roman"/>
          <w:color w:val="000000" w:themeColor="text1"/>
        </w:rPr>
        <w:t>y a primary POI</w:t>
      </w:r>
      <w:r w:rsidR="00525BD2">
        <w:rPr>
          <w:rFonts w:ascii="Times New Roman" w:hAnsi="Times New Roman" w:cs="Times New Roman"/>
          <w:color w:val="000000" w:themeColor="text1"/>
        </w:rPr>
        <w:t>,</w:t>
      </w:r>
      <w:r w:rsidR="00050681" w:rsidRPr="004B660F">
        <w:rPr>
          <w:rFonts w:ascii="Times New Roman" w:hAnsi="Times New Roman" w:cs="Times New Roman"/>
          <w:color w:val="000000" w:themeColor="text1"/>
        </w:rPr>
        <w:t xml:space="preserve"> we collect the </w:t>
      </w:r>
      <w:r w:rsidR="00F02498">
        <w:rPr>
          <w:rFonts w:ascii="Times New Roman" w:hAnsi="Times New Roman" w:cs="Times New Roman"/>
          <w:color w:val="000000" w:themeColor="text1"/>
        </w:rPr>
        <w:t>one that is listed first</w:t>
      </w:r>
      <w:r w:rsidR="00050681" w:rsidRPr="004B660F">
        <w:rPr>
          <w:rFonts w:ascii="Times New Roman" w:hAnsi="Times New Roman" w:cs="Times New Roman"/>
          <w:color w:val="000000" w:themeColor="text1"/>
        </w:rPr>
        <w:t xml:space="preserve">. </w:t>
      </w:r>
    </w:p>
    <w:bookmarkEnd w:id="5"/>
    <w:p w14:paraId="11C8DEE5" w14:textId="77777777" w:rsidR="0045325F" w:rsidRPr="004B660F" w:rsidRDefault="0045325F" w:rsidP="008A1280">
      <w:pPr>
        <w:shd w:val="clear" w:color="auto" w:fill="FFFFFF"/>
        <w:spacing w:line="240" w:lineRule="auto"/>
        <w:rPr>
          <w:rFonts w:ascii="Times New Roman" w:hAnsi="Times New Roman" w:cs="Times New Roman"/>
          <w:color w:val="000000" w:themeColor="text1"/>
        </w:rPr>
      </w:pPr>
    </w:p>
    <w:p w14:paraId="5736784C" w14:textId="5F44A9B0" w:rsidR="003B493B" w:rsidRPr="004B660F" w:rsidRDefault="0045325F" w:rsidP="008A1280">
      <w:pPr>
        <w:numPr>
          <w:ilvl w:val="0"/>
          <w:numId w:val="12"/>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lastRenderedPageBreak/>
        <w:t>Matched POI Substations:</w:t>
      </w:r>
      <w:r w:rsidRPr="004B660F">
        <w:rPr>
          <w:rFonts w:ascii="Times New Roman" w:hAnsi="Times New Roman" w:cs="Times New Roman"/>
          <w:color w:val="000000" w:themeColor="text1"/>
        </w:rPr>
        <w:t xml:space="preserve"> </w:t>
      </w:r>
      <w:r w:rsidR="00FC48CD">
        <w:rPr>
          <w:rFonts w:ascii="Times New Roman" w:hAnsi="Times New Roman" w:cs="Times New Roman"/>
          <w:color w:val="000000" w:themeColor="text1"/>
        </w:rPr>
        <w:t>The POI</w:t>
      </w:r>
      <w:r w:rsidR="00FC48CD" w:rsidRPr="004B660F">
        <w:rPr>
          <w:rFonts w:ascii="Times New Roman" w:hAnsi="Times New Roman" w:cs="Times New Roman"/>
          <w:color w:val="000000" w:themeColor="text1"/>
        </w:rPr>
        <w:t xml:space="preserve"> names in the studies </w:t>
      </w:r>
      <w:r w:rsidR="00FC48CD">
        <w:rPr>
          <w:rFonts w:ascii="Times New Roman" w:hAnsi="Times New Roman" w:cs="Times New Roman"/>
          <w:color w:val="000000" w:themeColor="text1"/>
        </w:rPr>
        <w:t xml:space="preserve">can vary from </w:t>
      </w:r>
      <w:r w:rsidR="0050152E" w:rsidRPr="004B660F">
        <w:rPr>
          <w:rFonts w:ascii="Times New Roman" w:hAnsi="Times New Roman" w:cs="Times New Roman"/>
          <w:color w:val="000000" w:themeColor="text1"/>
        </w:rPr>
        <w:t>PJM’s official substation names</w:t>
      </w:r>
      <w:r w:rsidR="00FC48CD">
        <w:rPr>
          <w:rFonts w:ascii="Times New Roman" w:hAnsi="Times New Roman" w:cs="Times New Roman"/>
          <w:color w:val="000000" w:themeColor="text1"/>
        </w:rPr>
        <w:t>, so we match them to a standardized list of PJM substations</w:t>
      </w:r>
      <w:r w:rsidR="0050152E" w:rsidRPr="004B660F">
        <w:rPr>
          <w:rFonts w:ascii="Times New Roman" w:hAnsi="Times New Roman" w:cs="Times New Roman"/>
          <w:color w:val="000000" w:themeColor="text1"/>
        </w:rPr>
        <w:t>. The matched POI is recorded in</w:t>
      </w:r>
      <w:r w:rsidRPr="004B660F">
        <w:rPr>
          <w:rFonts w:ascii="Times New Roman" w:hAnsi="Times New Roman" w:cs="Times New Roman"/>
          <w:color w:val="000000" w:themeColor="text1"/>
        </w:rPr>
        <w:t xml:space="preserve"> </w:t>
      </w:r>
      <w:r w:rsidR="001E60FF" w:rsidRPr="004B660F">
        <w:rPr>
          <w:rFonts w:ascii="Times New Roman" w:hAnsi="Times New Roman" w:cs="Times New Roman"/>
          <w:color w:val="000000" w:themeColor="text1"/>
        </w:rPr>
        <w:t xml:space="preserve">the </w:t>
      </w:r>
      <w:r w:rsidRPr="004B660F">
        <w:rPr>
          <w:rFonts w:ascii="Times New Roman" w:hAnsi="Times New Roman" w:cs="Times New Roman"/>
          <w:color w:val="000000" w:themeColor="text1"/>
        </w:rPr>
        <w:t>variable</w:t>
      </w:r>
      <w:r w:rsidR="0050152E" w:rsidRPr="004B660F">
        <w:rPr>
          <w:rFonts w:ascii="Times New Roman" w:hAnsi="Times New Roman" w:cs="Times New Roman"/>
          <w:color w:val="000000" w:themeColor="text1"/>
          <w:highlight w:val="white"/>
        </w:rPr>
        <w:t xml:space="preserve"> </w:t>
      </w:r>
      <w:proofErr w:type="spellStart"/>
      <w:r w:rsidR="00525BD2">
        <w:rPr>
          <w:rFonts w:ascii="Times New Roman" w:hAnsi="Times New Roman" w:cs="Times New Roman"/>
          <w:i/>
          <w:iCs/>
          <w:color w:val="0070C0"/>
          <w:highlight w:val="white"/>
        </w:rPr>
        <w:t>poi</w:t>
      </w:r>
      <w:r w:rsidR="0050152E" w:rsidRPr="004B660F">
        <w:rPr>
          <w:rFonts w:ascii="Times New Roman" w:hAnsi="Times New Roman" w:cs="Times New Roman"/>
          <w:i/>
          <w:iCs/>
          <w:color w:val="0070C0"/>
          <w:highlight w:val="white"/>
        </w:rPr>
        <w:t>_</w:t>
      </w:r>
      <w:r w:rsidR="00525BD2">
        <w:rPr>
          <w:rFonts w:ascii="Times New Roman" w:hAnsi="Times New Roman" w:cs="Times New Roman"/>
          <w:i/>
          <w:iCs/>
          <w:color w:val="0070C0"/>
          <w:highlight w:val="white"/>
        </w:rPr>
        <w:t>s</w:t>
      </w:r>
      <w:r w:rsidR="0050152E" w:rsidRPr="004B660F">
        <w:rPr>
          <w:rFonts w:ascii="Times New Roman" w:hAnsi="Times New Roman" w:cs="Times New Roman"/>
          <w:i/>
          <w:iCs/>
          <w:color w:val="0070C0"/>
          <w:highlight w:val="white"/>
        </w:rPr>
        <w:t>ubstation</w:t>
      </w:r>
      <w:proofErr w:type="spellEnd"/>
      <w:r w:rsidR="0050152E" w:rsidRPr="004B660F">
        <w:rPr>
          <w:rFonts w:ascii="Times New Roman" w:hAnsi="Times New Roman" w:cs="Times New Roman"/>
          <w:color w:val="000000" w:themeColor="text1"/>
        </w:rPr>
        <w:t>, and up to four official substation names</w:t>
      </w:r>
      <w:r w:rsidR="0080396D" w:rsidRPr="004B660F">
        <w:rPr>
          <w:rFonts w:ascii="Times New Roman" w:hAnsi="Times New Roman" w:cs="Times New Roman"/>
          <w:color w:val="000000" w:themeColor="text1"/>
        </w:rPr>
        <w:t xml:space="preserve"> associated with the POI</w:t>
      </w:r>
      <w:r w:rsidR="0050152E" w:rsidRPr="004B660F">
        <w:rPr>
          <w:rFonts w:ascii="Times New Roman" w:hAnsi="Times New Roman" w:cs="Times New Roman"/>
          <w:color w:val="000000" w:themeColor="text1"/>
        </w:rPr>
        <w:t xml:space="preserve"> are </w:t>
      </w:r>
      <w:r w:rsidR="0080396D" w:rsidRPr="004B660F">
        <w:rPr>
          <w:rFonts w:ascii="Times New Roman" w:hAnsi="Times New Roman" w:cs="Times New Roman"/>
          <w:color w:val="000000" w:themeColor="text1"/>
        </w:rPr>
        <w:t>recorded</w:t>
      </w:r>
      <w:r w:rsidR="0050152E" w:rsidRPr="004B660F">
        <w:rPr>
          <w:rFonts w:ascii="Times New Roman" w:hAnsi="Times New Roman" w:cs="Times New Roman"/>
          <w:color w:val="000000" w:themeColor="text1"/>
        </w:rPr>
        <w:t xml:space="preserve"> in </w:t>
      </w:r>
      <w:r w:rsidR="001E60FF" w:rsidRPr="004B660F">
        <w:rPr>
          <w:rFonts w:ascii="Times New Roman" w:hAnsi="Times New Roman" w:cs="Times New Roman"/>
          <w:color w:val="000000" w:themeColor="text1"/>
        </w:rPr>
        <w:t xml:space="preserve">the </w:t>
      </w:r>
      <w:r w:rsidR="0050152E" w:rsidRPr="004B660F">
        <w:rPr>
          <w:rFonts w:ascii="Times New Roman" w:hAnsi="Times New Roman" w:cs="Times New Roman"/>
          <w:color w:val="000000" w:themeColor="text1"/>
        </w:rPr>
        <w:t xml:space="preserve">variables </w:t>
      </w:r>
      <w:r w:rsidR="00525BD2">
        <w:rPr>
          <w:rFonts w:ascii="Times New Roman" w:hAnsi="Times New Roman" w:cs="Times New Roman"/>
          <w:i/>
          <w:iCs/>
          <w:color w:val="0070C0"/>
          <w:highlight w:val="white"/>
        </w:rPr>
        <w:t>m</w:t>
      </w:r>
      <w:r w:rsidR="0050152E" w:rsidRPr="004B660F">
        <w:rPr>
          <w:rFonts w:ascii="Times New Roman" w:hAnsi="Times New Roman" w:cs="Times New Roman"/>
          <w:i/>
          <w:iCs/>
          <w:color w:val="0070C0"/>
          <w:highlight w:val="white"/>
        </w:rPr>
        <w:t>atched_</w:t>
      </w:r>
      <w:r w:rsidR="00525BD2">
        <w:rPr>
          <w:rFonts w:ascii="Times New Roman" w:hAnsi="Times New Roman" w:cs="Times New Roman"/>
          <w:i/>
          <w:iCs/>
          <w:color w:val="0070C0"/>
          <w:highlight w:val="white"/>
        </w:rPr>
        <w:t>s</w:t>
      </w:r>
      <w:r w:rsidR="0050152E" w:rsidRPr="004B660F">
        <w:rPr>
          <w:rFonts w:ascii="Times New Roman" w:hAnsi="Times New Roman" w:cs="Times New Roman"/>
          <w:i/>
          <w:iCs/>
          <w:color w:val="0070C0"/>
          <w:highlight w:val="white"/>
        </w:rPr>
        <w:t>ubstation1</w:t>
      </w:r>
      <w:r w:rsidR="0050152E" w:rsidRPr="004B660F">
        <w:rPr>
          <w:rFonts w:ascii="Times New Roman" w:hAnsi="Times New Roman" w:cs="Times New Roman"/>
          <w:color w:val="000000" w:themeColor="text1"/>
          <w:highlight w:val="white"/>
        </w:rPr>
        <w:t xml:space="preserve"> through </w:t>
      </w:r>
      <w:r w:rsidR="00525BD2">
        <w:rPr>
          <w:rFonts w:ascii="Times New Roman" w:hAnsi="Times New Roman" w:cs="Times New Roman"/>
          <w:i/>
          <w:iCs/>
          <w:color w:val="0070C0"/>
          <w:highlight w:val="white"/>
        </w:rPr>
        <w:t>m</w:t>
      </w:r>
      <w:r w:rsidR="0050152E" w:rsidRPr="004B660F">
        <w:rPr>
          <w:rFonts w:ascii="Times New Roman" w:hAnsi="Times New Roman" w:cs="Times New Roman"/>
          <w:i/>
          <w:iCs/>
          <w:color w:val="0070C0"/>
          <w:highlight w:val="white"/>
        </w:rPr>
        <w:t>atched_</w:t>
      </w:r>
      <w:r w:rsidR="00525BD2">
        <w:rPr>
          <w:rFonts w:ascii="Times New Roman" w:hAnsi="Times New Roman" w:cs="Times New Roman"/>
          <w:i/>
          <w:iCs/>
          <w:color w:val="0070C0"/>
          <w:highlight w:val="white"/>
        </w:rPr>
        <w:t>s</w:t>
      </w:r>
      <w:r w:rsidR="0050152E" w:rsidRPr="004B660F">
        <w:rPr>
          <w:rFonts w:ascii="Times New Roman" w:hAnsi="Times New Roman" w:cs="Times New Roman"/>
          <w:i/>
          <w:iCs/>
          <w:color w:val="0070C0"/>
          <w:highlight w:val="white"/>
        </w:rPr>
        <w:t>ubstation4</w:t>
      </w:r>
      <w:r w:rsidR="00DC1104" w:rsidRPr="004B660F">
        <w:rPr>
          <w:rFonts w:ascii="Times New Roman" w:hAnsi="Times New Roman" w:cs="Times New Roman"/>
          <w:color w:val="000000" w:themeColor="text1"/>
        </w:rPr>
        <w:t xml:space="preserve">, with their corresponding unique ID </w:t>
      </w:r>
      <w:r w:rsidR="0050152E" w:rsidRPr="004B660F">
        <w:rPr>
          <w:rFonts w:ascii="Times New Roman" w:hAnsi="Times New Roman" w:cs="Times New Roman"/>
          <w:color w:val="000000" w:themeColor="text1"/>
        </w:rPr>
        <w:t>variables</w:t>
      </w:r>
      <w:r w:rsidR="0050152E" w:rsidRPr="004B660F">
        <w:rPr>
          <w:rFonts w:ascii="Times New Roman" w:hAnsi="Times New Roman" w:cs="Times New Roman"/>
          <w:color w:val="000000" w:themeColor="text1"/>
          <w:highlight w:val="white"/>
        </w:rPr>
        <w:t xml:space="preserve"> </w:t>
      </w:r>
      <w:r w:rsidR="00525BD2">
        <w:rPr>
          <w:rFonts w:ascii="Times New Roman" w:hAnsi="Times New Roman" w:cs="Times New Roman"/>
          <w:i/>
          <w:iCs/>
          <w:color w:val="0070C0"/>
          <w:highlight w:val="white"/>
        </w:rPr>
        <w:t>s</w:t>
      </w:r>
      <w:r w:rsidR="0050152E" w:rsidRPr="004B660F">
        <w:rPr>
          <w:rFonts w:ascii="Times New Roman" w:hAnsi="Times New Roman" w:cs="Times New Roman"/>
          <w:i/>
          <w:iCs/>
          <w:color w:val="0070C0"/>
          <w:highlight w:val="white"/>
        </w:rPr>
        <w:t>ubstation_</w:t>
      </w:r>
      <w:r w:rsidR="00525BD2">
        <w:rPr>
          <w:rFonts w:ascii="Times New Roman" w:hAnsi="Times New Roman" w:cs="Times New Roman"/>
          <w:i/>
          <w:iCs/>
          <w:color w:val="0070C0"/>
          <w:highlight w:val="white"/>
        </w:rPr>
        <w:t>id</w:t>
      </w:r>
      <w:r w:rsidR="00DC1104" w:rsidRPr="004B660F">
        <w:rPr>
          <w:rFonts w:ascii="Times New Roman" w:hAnsi="Times New Roman" w:cs="Times New Roman"/>
          <w:i/>
          <w:iCs/>
          <w:color w:val="0070C0"/>
          <w:highlight w:val="white"/>
        </w:rPr>
        <w:t xml:space="preserve">1 </w:t>
      </w:r>
      <w:r w:rsidR="00DC1104" w:rsidRPr="004B660F">
        <w:rPr>
          <w:rFonts w:ascii="Times New Roman" w:hAnsi="Times New Roman" w:cs="Times New Roman"/>
          <w:color w:val="000000" w:themeColor="text1"/>
          <w:highlight w:val="white"/>
        </w:rPr>
        <w:t>through</w:t>
      </w:r>
      <w:r w:rsidR="00DC1104" w:rsidRPr="004B660F">
        <w:rPr>
          <w:rFonts w:ascii="Times New Roman" w:hAnsi="Times New Roman" w:cs="Times New Roman"/>
          <w:i/>
          <w:iCs/>
          <w:color w:val="000000" w:themeColor="text1"/>
          <w:highlight w:val="white"/>
        </w:rPr>
        <w:t xml:space="preserve"> </w:t>
      </w:r>
      <w:r w:rsidR="00525BD2">
        <w:rPr>
          <w:rFonts w:ascii="Times New Roman" w:hAnsi="Times New Roman" w:cs="Times New Roman"/>
          <w:i/>
          <w:iCs/>
          <w:color w:val="0070C0"/>
          <w:highlight w:val="white"/>
        </w:rPr>
        <w:t>s</w:t>
      </w:r>
      <w:r w:rsidR="0050152E" w:rsidRPr="004B660F">
        <w:rPr>
          <w:rFonts w:ascii="Times New Roman" w:hAnsi="Times New Roman" w:cs="Times New Roman"/>
          <w:i/>
          <w:iCs/>
          <w:color w:val="0070C0"/>
          <w:highlight w:val="white"/>
        </w:rPr>
        <w:t>ubstation_</w:t>
      </w:r>
      <w:r w:rsidR="00525BD2">
        <w:rPr>
          <w:rFonts w:ascii="Times New Roman" w:hAnsi="Times New Roman" w:cs="Times New Roman"/>
          <w:i/>
          <w:iCs/>
          <w:color w:val="0070C0"/>
          <w:highlight w:val="white"/>
        </w:rPr>
        <w:t>id</w:t>
      </w:r>
      <w:r w:rsidR="0050152E" w:rsidRPr="004B660F">
        <w:rPr>
          <w:rFonts w:ascii="Times New Roman" w:hAnsi="Times New Roman" w:cs="Times New Roman"/>
          <w:i/>
          <w:iCs/>
          <w:color w:val="0070C0"/>
          <w:highlight w:val="white"/>
        </w:rPr>
        <w:t>4</w:t>
      </w:r>
      <w:r w:rsidR="0050152E" w:rsidRPr="004B660F">
        <w:rPr>
          <w:rFonts w:ascii="Times New Roman" w:hAnsi="Times New Roman" w:cs="Times New Roman"/>
          <w:color w:val="000000" w:themeColor="text1"/>
          <w:highlight w:val="white"/>
        </w:rPr>
        <w:t xml:space="preserve">. </w:t>
      </w:r>
      <w:r w:rsidR="004F5A4A" w:rsidRPr="004B660F">
        <w:rPr>
          <w:rFonts w:ascii="Times New Roman" w:hAnsi="Times New Roman" w:cs="Times New Roman"/>
        </w:rPr>
        <w:t xml:space="preserve">We also calculate the distance from the </w:t>
      </w:r>
      <w:r w:rsidR="002F2C03" w:rsidRPr="004B660F">
        <w:rPr>
          <w:rFonts w:ascii="Times New Roman" w:hAnsi="Times New Roman" w:cs="Times New Roman"/>
        </w:rPr>
        <w:t xml:space="preserve">generator </w:t>
      </w:r>
      <w:r w:rsidR="004F5A4A" w:rsidRPr="004B660F">
        <w:rPr>
          <w:rFonts w:ascii="Times New Roman" w:hAnsi="Times New Roman" w:cs="Times New Roman"/>
        </w:rPr>
        <w:t xml:space="preserve">to each matched POI substation, in </w:t>
      </w:r>
      <w:r w:rsidR="005F0D49" w:rsidRPr="004B660F">
        <w:rPr>
          <w:rFonts w:ascii="Times New Roman" w:hAnsi="Times New Roman" w:cs="Times New Roman"/>
        </w:rPr>
        <w:t>km</w:t>
      </w:r>
      <w:r w:rsidR="004F5A4A" w:rsidRPr="004B660F">
        <w:rPr>
          <w:rFonts w:ascii="Times New Roman" w:hAnsi="Times New Roman" w:cs="Times New Roman"/>
        </w:rPr>
        <w:t xml:space="preserve">, based on </w:t>
      </w:r>
      <w:r w:rsidR="003F536E">
        <w:rPr>
          <w:rFonts w:ascii="Times New Roman" w:hAnsi="Times New Roman" w:cs="Times New Roman"/>
        </w:rPr>
        <w:t xml:space="preserve">their </w:t>
      </w:r>
      <w:r w:rsidR="004F5A4A" w:rsidRPr="004B660F">
        <w:rPr>
          <w:rFonts w:ascii="Times New Roman" w:hAnsi="Times New Roman" w:cs="Times New Roman"/>
        </w:rPr>
        <w:t>geographic coordinates.</w:t>
      </w:r>
      <w:r w:rsidR="004F5A4A" w:rsidRPr="004B660F">
        <w:rPr>
          <w:rFonts w:ascii="Times New Roman" w:hAnsi="Times New Roman" w:cs="Times New Roman"/>
          <w:color w:val="000000" w:themeColor="text1"/>
        </w:rPr>
        <w:t xml:space="preserve"> We</w:t>
      </w:r>
      <w:r w:rsidR="0050152E" w:rsidRPr="004B660F">
        <w:rPr>
          <w:rFonts w:ascii="Times New Roman" w:hAnsi="Times New Roman" w:cs="Times New Roman"/>
          <w:color w:val="000000" w:themeColor="text1"/>
        </w:rPr>
        <w:t xml:space="preserve"> </w:t>
      </w:r>
      <w:r w:rsidR="004F5A4A" w:rsidRPr="004B660F">
        <w:rPr>
          <w:rFonts w:ascii="Times New Roman" w:hAnsi="Times New Roman" w:cs="Times New Roman"/>
          <w:color w:val="000000" w:themeColor="text1"/>
        </w:rPr>
        <w:t>record the distance</w:t>
      </w:r>
      <w:r w:rsidR="0050152E" w:rsidRPr="004B660F">
        <w:rPr>
          <w:rFonts w:ascii="Times New Roman" w:hAnsi="Times New Roman" w:cs="Times New Roman"/>
          <w:color w:val="000000" w:themeColor="text1"/>
        </w:rPr>
        <w:t xml:space="preserve"> in the variables </w:t>
      </w:r>
      <w:r w:rsidR="00525BD2">
        <w:rPr>
          <w:rFonts w:ascii="Times New Roman" w:hAnsi="Times New Roman" w:cs="Times New Roman"/>
          <w:i/>
          <w:iCs/>
          <w:color w:val="0070C0"/>
        </w:rPr>
        <w:t>d</w:t>
      </w:r>
      <w:r w:rsidR="0050152E" w:rsidRPr="004B660F">
        <w:rPr>
          <w:rFonts w:ascii="Times New Roman" w:hAnsi="Times New Roman" w:cs="Times New Roman"/>
          <w:i/>
          <w:iCs/>
          <w:color w:val="0070C0"/>
        </w:rPr>
        <w:t>ist_</w:t>
      </w:r>
      <w:r w:rsidR="00525BD2">
        <w:rPr>
          <w:rFonts w:ascii="Times New Roman" w:hAnsi="Times New Roman" w:cs="Times New Roman"/>
          <w:i/>
          <w:iCs/>
          <w:color w:val="0070C0"/>
        </w:rPr>
        <w:t>m</w:t>
      </w:r>
      <w:r w:rsidR="0050152E" w:rsidRPr="004B660F">
        <w:rPr>
          <w:rFonts w:ascii="Times New Roman" w:hAnsi="Times New Roman" w:cs="Times New Roman"/>
          <w:i/>
          <w:iCs/>
          <w:color w:val="0070C0"/>
        </w:rPr>
        <w:t>atched_</w:t>
      </w:r>
      <w:r w:rsidR="00525BD2">
        <w:rPr>
          <w:rFonts w:ascii="Times New Roman" w:hAnsi="Times New Roman" w:cs="Times New Roman"/>
          <w:i/>
          <w:iCs/>
          <w:color w:val="0070C0"/>
        </w:rPr>
        <w:t>s</w:t>
      </w:r>
      <w:r w:rsidR="0050152E" w:rsidRPr="004B660F">
        <w:rPr>
          <w:rFonts w:ascii="Times New Roman" w:hAnsi="Times New Roman" w:cs="Times New Roman"/>
          <w:i/>
          <w:iCs/>
          <w:color w:val="0070C0"/>
        </w:rPr>
        <w:t>ubstation1</w:t>
      </w:r>
      <w:r w:rsidR="00DC1104" w:rsidRPr="004B660F">
        <w:rPr>
          <w:rFonts w:ascii="Times New Roman" w:hAnsi="Times New Roman" w:cs="Times New Roman"/>
          <w:color w:val="0070C0"/>
        </w:rPr>
        <w:t xml:space="preserve"> </w:t>
      </w:r>
      <w:r w:rsidR="00DC1104" w:rsidRPr="004B660F">
        <w:rPr>
          <w:rFonts w:ascii="Times New Roman" w:hAnsi="Times New Roman" w:cs="Times New Roman"/>
          <w:color w:val="000000" w:themeColor="text1"/>
        </w:rPr>
        <w:t>through</w:t>
      </w:r>
      <w:r w:rsidR="0050152E" w:rsidRPr="004B660F">
        <w:rPr>
          <w:rFonts w:ascii="Times New Roman" w:hAnsi="Times New Roman" w:cs="Times New Roman"/>
          <w:i/>
          <w:iCs/>
          <w:color w:val="000000" w:themeColor="text1"/>
        </w:rPr>
        <w:t xml:space="preserve"> </w:t>
      </w:r>
      <w:r w:rsidR="00525BD2">
        <w:rPr>
          <w:rFonts w:ascii="Times New Roman" w:hAnsi="Times New Roman" w:cs="Times New Roman"/>
          <w:i/>
          <w:iCs/>
          <w:color w:val="0070C0"/>
        </w:rPr>
        <w:t>d</w:t>
      </w:r>
      <w:r w:rsidR="0050152E" w:rsidRPr="004B660F">
        <w:rPr>
          <w:rFonts w:ascii="Times New Roman" w:hAnsi="Times New Roman" w:cs="Times New Roman"/>
          <w:i/>
          <w:iCs/>
          <w:color w:val="0070C0"/>
        </w:rPr>
        <w:t>ist_</w:t>
      </w:r>
      <w:r w:rsidR="00525BD2">
        <w:rPr>
          <w:rFonts w:ascii="Times New Roman" w:hAnsi="Times New Roman" w:cs="Times New Roman"/>
          <w:i/>
          <w:iCs/>
          <w:color w:val="0070C0"/>
        </w:rPr>
        <w:t>m</w:t>
      </w:r>
      <w:r w:rsidR="0050152E" w:rsidRPr="004B660F">
        <w:rPr>
          <w:rFonts w:ascii="Times New Roman" w:hAnsi="Times New Roman" w:cs="Times New Roman"/>
          <w:i/>
          <w:iCs/>
          <w:color w:val="0070C0"/>
        </w:rPr>
        <w:t>atched_</w:t>
      </w:r>
      <w:r w:rsidR="00525BD2">
        <w:rPr>
          <w:rFonts w:ascii="Times New Roman" w:hAnsi="Times New Roman" w:cs="Times New Roman"/>
          <w:i/>
          <w:iCs/>
          <w:color w:val="0070C0"/>
        </w:rPr>
        <w:t>s</w:t>
      </w:r>
      <w:r w:rsidR="0050152E" w:rsidRPr="004B660F">
        <w:rPr>
          <w:rFonts w:ascii="Times New Roman" w:hAnsi="Times New Roman" w:cs="Times New Roman"/>
          <w:i/>
          <w:iCs/>
          <w:color w:val="0070C0"/>
        </w:rPr>
        <w:t>ubstation4</w:t>
      </w:r>
      <w:r w:rsidR="00DC1104" w:rsidRPr="004B660F">
        <w:rPr>
          <w:rFonts w:ascii="Times New Roman" w:hAnsi="Times New Roman" w:cs="Times New Roman"/>
          <w:i/>
          <w:iCs/>
          <w:color w:val="000000" w:themeColor="text1"/>
        </w:rPr>
        <w:t xml:space="preserve">. </w:t>
      </w:r>
      <w:r w:rsidR="00DC1104" w:rsidRPr="004B660F">
        <w:rPr>
          <w:rFonts w:ascii="Times New Roman" w:hAnsi="Times New Roman" w:cs="Times New Roman"/>
          <w:color w:val="000000" w:themeColor="text1"/>
        </w:rPr>
        <w:t xml:space="preserve">The ID of the nearest matched substation is stored in </w:t>
      </w:r>
      <w:proofErr w:type="spellStart"/>
      <w:r w:rsidR="00525BD2">
        <w:rPr>
          <w:rFonts w:ascii="Times New Roman" w:hAnsi="Times New Roman" w:cs="Times New Roman"/>
          <w:i/>
          <w:iCs/>
          <w:color w:val="0070C0"/>
        </w:rPr>
        <w:t>n</w:t>
      </w:r>
      <w:r w:rsidR="00DC1104" w:rsidRPr="004B660F">
        <w:rPr>
          <w:rFonts w:ascii="Times New Roman" w:hAnsi="Times New Roman" w:cs="Times New Roman"/>
          <w:i/>
          <w:iCs/>
          <w:color w:val="0070C0"/>
        </w:rPr>
        <w:t>earest_</w:t>
      </w:r>
      <w:r w:rsidR="00525BD2">
        <w:rPr>
          <w:rFonts w:ascii="Times New Roman" w:hAnsi="Times New Roman" w:cs="Times New Roman"/>
          <w:i/>
          <w:iCs/>
          <w:color w:val="0070C0"/>
        </w:rPr>
        <w:t>m</w:t>
      </w:r>
      <w:r w:rsidR="00DC1104" w:rsidRPr="004B660F">
        <w:rPr>
          <w:rFonts w:ascii="Times New Roman" w:hAnsi="Times New Roman" w:cs="Times New Roman"/>
          <w:i/>
          <w:iCs/>
          <w:color w:val="0070C0"/>
        </w:rPr>
        <w:t>atched_</w:t>
      </w:r>
      <w:r w:rsidR="00525BD2">
        <w:rPr>
          <w:rFonts w:ascii="Times New Roman" w:hAnsi="Times New Roman" w:cs="Times New Roman"/>
          <w:i/>
          <w:iCs/>
          <w:color w:val="0070C0"/>
        </w:rPr>
        <w:t>s</w:t>
      </w:r>
      <w:r w:rsidR="00DC1104" w:rsidRPr="004B660F">
        <w:rPr>
          <w:rFonts w:ascii="Times New Roman" w:hAnsi="Times New Roman" w:cs="Times New Roman"/>
          <w:i/>
          <w:iCs/>
          <w:color w:val="0070C0"/>
        </w:rPr>
        <w:t>ubstation_</w:t>
      </w:r>
      <w:r w:rsidR="00525BD2">
        <w:rPr>
          <w:rFonts w:ascii="Times New Roman" w:hAnsi="Times New Roman" w:cs="Times New Roman"/>
          <w:i/>
          <w:iCs/>
          <w:color w:val="0070C0"/>
        </w:rPr>
        <w:t>id</w:t>
      </w:r>
      <w:proofErr w:type="spellEnd"/>
      <w:r w:rsidR="00DC1104" w:rsidRPr="004B660F">
        <w:rPr>
          <w:rFonts w:ascii="Times New Roman" w:hAnsi="Times New Roman" w:cs="Times New Roman"/>
          <w:color w:val="000000" w:themeColor="text1"/>
        </w:rPr>
        <w:t>, and its distance in</w:t>
      </w:r>
      <w:r w:rsidR="00DC1104" w:rsidRPr="004B660F">
        <w:rPr>
          <w:rFonts w:ascii="Times New Roman" w:hAnsi="Times New Roman" w:cs="Times New Roman"/>
          <w:i/>
          <w:iCs/>
          <w:color w:val="000000" w:themeColor="text1"/>
        </w:rPr>
        <w:t xml:space="preserve"> </w:t>
      </w:r>
      <w:proofErr w:type="spellStart"/>
      <w:r w:rsidR="00525BD2">
        <w:rPr>
          <w:rFonts w:ascii="Times New Roman" w:hAnsi="Times New Roman" w:cs="Times New Roman"/>
          <w:i/>
          <w:iCs/>
          <w:color w:val="0070C0"/>
        </w:rPr>
        <w:t>m</w:t>
      </w:r>
      <w:r w:rsidR="00DC1104" w:rsidRPr="004B660F">
        <w:rPr>
          <w:rFonts w:ascii="Times New Roman" w:hAnsi="Times New Roman" w:cs="Times New Roman"/>
          <w:i/>
          <w:iCs/>
          <w:color w:val="0070C0"/>
        </w:rPr>
        <w:t>in_</w:t>
      </w:r>
      <w:r w:rsidR="00525BD2">
        <w:rPr>
          <w:rFonts w:ascii="Times New Roman" w:hAnsi="Times New Roman" w:cs="Times New Roman"/>
          <w:i/>
          <w:iCs/>
          <w:color w:val="0070C0"/>
        </w:rPr>
        <w:t>d</w:t>
      </w:r>
      <w:r w:rsidR="00DC1104" w:rsidRPr="004B660F">
        <w:rPr>
          <w:rFonts w:ascii="Times New Roman" w:hAnsi="Times New Roman" w:cs="Times New Roman"/>
          <w:i/>
          <w:iCs/>
          <w:color w:val="0070C0"/>
        </w:rPr>
        <w:t>ist_to_</w:t>
      </w:r>
      <w:r w:rsidR="00525BD2">
        <w:rPr>
          <w:rFonts w:ascii="Times New Roman" w:hAnsi="Times New Roman" w:cs="Times New Roman"/>
          <w:i/>
          <w:iCs/>
          <w:color w:val="0070C0"/>
        </w:rPr>
        <w:t>m</w:t>
      </w:r>
      <w:r w:rsidR="00DC1104" w:rsidRPr="004B660F">
        <w:rPr>
          <w:rFonts w:ascii="Times New Roman" w:hAnsi="Times New Roman" w:cs="Times New Roman"/>
          <w:i/>
          <w:iCs/>
          <w:color w:val="0070C0"/>
        </w:rPr>
        <w:t>atched_</w:t>
      </w:r>
      <w:r w:rsidR="00525BD2">
        <w:rPr>
          <w:rFonts w:ascii="Times New Roman" w:hAnsi="Times New Roman" w:cs="Times New Roman"/>
          <w:i/>
          <w:iCs/>
          <w:color w:val="0070C0"/>
        </w:rPr>
        <w:t>s</w:t>
      </w:r>
      <w:r w:rsidR="00DC1104" w:rsidRPr="004B660F">
        <w:rPr>
          <w:rFonts w:ascii="Times New Roman" w:hAnsi="Times New Roman" w:cs="Times New Roman"/>
          <w:i/>
          <w:iCs/>
          <w:color w:val="0070C0"/>
        </w:rPr>
        <w:t>ubstation</w:t>
      </w:r>
      <w:proofErr w:type="spellEnd"/>
      <w:r w:rsidR="00DC1104" w:rsidRPr="004B660F">
        <w:rPr>
          <w:rFonts w:ascii="Times New Roman" w:hAnsi="Times New Roman" w:cs="Times New Roman"/>
          <w:i/>
          <w:iCs/>
          <w:color w:val="000000" w:themeColor="text1"/>
        </w:rPr>
        <w:t>.</w:t>
      </w:r>
    </w:p>
    <w:p w14:paraId="580D835C" w14:textId="77777777" w:rsidR="0045325F" w:rsidRPr="004B660F" w:rsidRDefault="0045325F" w:rsidP="008A1280">
      <w:pPr>
        <w:pStyle w:val="ListParagraph"/>
        <w:spacing w:line="240" w:lineRule="auto"/>
        <w:rPr>
          <w:rFonts w:ascii="Times New Roman" w:hAnsi="Times New Roman" w:cs="Times New Roman"/>
          <w:color w:val="000000" w:themeColor="text1"/>
          <w:sz w:val="24"/>
          <w:szCs w:val="24"/>
          <w:highlight w:val="white"/>
        </w:rPr>
      </w:pPr>
    </w:p>
    <w:p w14:paraId="1BCA1D25" w14:textId="30CE9442" w:rsidR="003B493B" w:rsidRPr="004B660F" w:rsidRDefault="007F7380" w:rsidP="008A1280">
      <w:pPr>
        <w:numPr>
          <w:ilvl w:val="0"/>
          <w:numId w:val="12"/>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Distance to POI:</w:t>
      </w:r>
      <w:r w:rsidRPr="004B660F">
        <w:rPr>
          <w:rFonts w:ascii="Times New Roman" w:hAnsi="Times New Roman" w:cs="Times New Roman"/>
          <w:color w:val="0070C0"/>
        </w:rPr>
        <w:t xml:space="preserve"> </w:t>
      </w:r>
      <w:r w:rsidR="00F266A1">
        <w:rPr>
          <w:rFonts w:ascii="Times New Roman" w:hAnsi="Times New Roman" w:cs="Times New Roman"/>
          <w:color w:val="000000" w:themeColor="text1"/>
        </w:rPr>
        <w:t xml:space="preserve">Because the POI is not always a substation, we also create variables with </w:t>
      </w:r>
      <w:r w:rsidR="003B493B" w:rsidRPr="004B660F">
        <w:rPr>
          <w:rFonts w:ascii="Times New Roman" w:hAnsi="Times New Roman" w:cs="Times New Roman"/>
          <w:color w:val="000000" w:themeColor="text1"/>
        </w:rPr>
        <w:t xml:space="preserve">the distance from the </w:t>
      </w:r>
      <w:r w:rsidR="002F2C03" w:rsidRPr="004B660F">
        <w:rPr>
          <w:rFonts w:ascii="Times New Roman" w:hAnsi="Times New Roman" w:cs="Times New Roman"/>
          <w:color w:val="000000" w:themeColor="text1"/>
        </w:rPr>
        <w:t xml:space="preserve">generator </w:t>
      </w:r>
      <w:r w:rsidR="003B493B" w:rsidRPr="004B660F">
        <w:rPr>
          <w:rFonts w:ascii="Times New Roman" w:hAnsi="Times New Roman" w:cs="Times New Roman"/>
          <w:color w:val="000000" w:themeColor="text1"/>
        </w:rPr>
        <w:t xml:space="preserve">to each POI </w:t>
      </w:r>
      <w:r w:rsidR="00533823">
        <w:rPr>
          <w:rFonts w:ascii="Times New Roman" w:hAnsi="Times New Roman" w:cs="Times New Roman"/>
          <w:color w:val="000000" w:themeColor="text1"/>
        </w:rPr>
        <w:t xml:space="preserve">in </w:t>
      </w:r>
      <w:r w:rsidR="004914BE">
        <w:rPr>
          <w:rFonts w:ascii="Times New Roman" w:hAnsi="Times New Roman" w:cs="Times New Roman"/>
          <w:color w:val="000000" w:themeColor="text1"/>
        </w:rPr>
        <w:t>km</w:t>
      </w:r>
      <w:r w:rsidR="00533823">
        <w:rPr>
          <w:rFonts w:ascii="Times New Roman" w:hAnsi="Times New Roman" w:cs="Times New Roman"/>
          <w:color w:val="000000" w:themeColor="text1"/>
        </w:rPr>
        <w:t xml:space="preserve"> </w:t>
      </w:r>
      <w:r w:rsidR="003B493B" w:rsidRPr="004B660F">
        <w:rPr>
          <w:rFonts w:ascii="Times New Roman" w:hAnsi="Times New Roman" w:cs="Times New Roman"/>
          <w:color w:val="000000" w:themeColor="text1"/>
        </w:rPr>
        <w:t>and record it in</w:t>
      </w:r>
      <w:r w:rsidR="003B493B" w:rsidRPr="004B660F">
        <w:rPr>
          <w:rFonts w:ascii="Times New Roman" w:hAnsi="Times New Roman" w:cs="Times New Roman"/>
          <w:color w:val="000000" w:themeColor="text1"/>
          <w:highlight w:val="white"/>
        </w:rPr>
        <w:t xml:space="preserve"> </w:t>
      </w:r>
      <w:r w:rsidR="002F2C03" w:rsidRPr="004B660F">
        <w:rPr>
          <w:rFonts w:ascii="Times New Roman" w:hAnsi="Times New Roman" w:cs="Times New Roman"/>
          <w:color w:val="000000" w:themeColor="text1"/>
          <w:highlight w:val="white"/>
        </w:rPr>
        <w:t xml:space="preserve">the </w:t>
      </w:r>
      <w:r w:rsidR="003B493B" w:rsidRPr="004B660F">
        <w:rPr>
          <w:rFonts w:ascii="Times New Roman" w:hAnsi="Times New Roman" w:cs="Times New Roman"/>
          <w:color w:val="000000" w:themeColor="text1"/>
          <w:highlight w:val="white"/>
        </w:rPr>
        <w:t xml:space="preserve">variables </w:t>
      </w:r>
      <w:r w:rsidR="00525BD2">
        <w:rPr>
          <w:rFonts w:ascii="Times New Roman" w:hAnsi="Times New Roman" w:cs="Times New Roman"/>
          <w:i/>
          <w:iCs/>
          <w:color w:val="0070C0"/>
          <w:highlight w:val="white"/>
        </w:rPr>
        <w:t>d</w:t>
      </w:r>
      <w:r w:rsidR="003B493B" w:rsidRPr="004B660F">
        <w:rPr>
          <w:rFonts w:ascii="Times New Roman" w:hAnsi="Times New Roman" w:cs="Times New Roman"/>
          <w:i/>
          <w:iCs/>
          <w:color w:val="0070C0"/>
          <w:highlight w:val="white"/>
        </w:rPr>
        <w:t>ist_</w:t>
      </w:r>
      <w:r w:rsidR="00525BD2">
        <w:rPr>
          <w:rFonts w:ascii="Times New Roman" w:hAnsi="Times New Roman" w:cs="Times New Roman"/>
          <w:i/>
          <w:iCs/>
          <w:color w:val="0070C0"/>
          <w:highlight w:val="white"/>
        </w:rPr>
        <w:t>poi</w:t>
      </w:r>
      <w:r w:rsidR="003B493B" w:rsidRPr="004B660F">
        <w:rPr>
          <w:rFonts w:ascii="Times New Roman" w:hAnsi="Times New Roman" w:cs="Times New Roman"/>
          <w:i/>
          <w:iCs/>
          <w:color w:val="0070C0"/>
          <w:highlight w:val="white"/>
        </w:rPr>
        <w:t>1</w:t>
      </w:r>
      <w:r w:rsidR="003B493B" w:rsidRPr="004B660F">
        <w:rPr>
          <w:rFonts w:ascii="Times New Roman" w:hAnsi="Times New Roman" w:cs="Times New Roman"/>
          <w:color w:val="000000" w:themeColor="text1"/>
          <w:highlight w:val="white"/>
        </w:rPr>
        <w:t xml:space="preserve"> to </w:t>
      </w:r>
      <w:r w:rsidR="00525BD2">
        <w:rPr>
          <w:rFonts w:ascii="Times New Roman" w:hAnsi="Times New Roman" w:cs="Times New Roman"/>
          <w:i/>
          <w:iCs/>
          <w:color w:val="0070C0"/>
          <w:highlight w:val="white"/>
        </w:rPr>
        <w:t>d</w:t>
      </w:r>
      <w:r w:rsidR="003B493B" w:rsidRPr="004B660F">
        <w:rPr>
          <w:rFonts w:ascii="Times New Roman" w:hAnsi="Times New Roman" w:cs="Times New Roman"/>
          <w:i/>
          <w:iCs/>
          <w:color w:val="0070C0"/>
          <w:highlight w:val="white"/>
        </w:rPr>
        <w:t>ist_</w:t>
      </w:r>
      <w:r w:rsidR="00525BD2">
        <w:rPr>
          <w:rFonts w:ascii="Times New Roman" w:hAnsi="Times New Roman" w:cs="Times New Roman"/>
          <w:i/>
          <w:iCs/>
          <w:color w:val="0070C0"/>
          <w:highlight w:val="white"/>
        </w:rPr>
        <w:t>poi</w:t>
      </w:r>
      <w:r w:rsidR="003B493B" w:rsidRPr="004B660F">
        <w:rPr>
          <w:rFonts w:ascii="Times New Roman" w:hAnsi="Times New Roman" w:cs="Times New Roman"/>
          <w:i/>
          <w:iCs/>
          <w:color w:val="0070C0"/>
          <w:highlight w:val="white"/>
        </w:rPr>
        <w:t>4</w:t>
      </w:r>
      <w:r w:rsidR="003B493B" w:rsidRPr="004B660F">
        <w:rPr>
          <w:rFonts w:ascii="Times New Roman" w:hAnsi="Times New Roman" w:cs="Times New Roman"/>
          <w:color w:val="000000" w:themeColor="text1"/>
          <w:highlight w:val="white"/>
        </w:rPr>
        <w:t xml:space="preserve">. </w:t>
      </w:r>
      <w:r w:rsidR="003B493B" w:rsidRPr="004B660F">
        <w:rPr>
          <w:rFonts w:ascii="Times New Roman" w:hAnsi="Times New Roman" w:cs="Times New Roman"/>
          <w:color w:val="000000" w:themeColor="text1"/>
        </w:rPr>
        <w:t>For substations, the distance is calculated as point-to-point</w:t>
      </w:r>
      <w:r w:rsidR="004B2FA0">
        <w:rPr>
          <w:rFonts w:ascii="Times New Roman" w:hAnsi="Times New Roman" w:cs="Times New Roman"/>
          <w:color w:val="000000" w:themeColor="text1"/>
        </w:rPr>
        <w:t>. F</w:t>
      </w:r>
      <w:r w:rsidR="003B493B" w:rsidRPr="004B660F">
        <w:rPr>
          <w:rFonts w:ascii="Times New Roman" w:hAnsi="Times New Roman" w:cs="Times New Roman"/>
          <w:color w:val="000000" w:themeColor="text1"/>
        </w:rPr>
        <w:t>or lines, it is the perpendicular distance</w:t>
      </w:r>
      <w:r w:rsidR="004914BE">
        <w:rPr>
          <w:rFonts w:ascii="Times New Roman" w:hAnsi="Times New Roman" w:cs="Times New Roman"/>
          <w:color w:val="000000" w:themeColor="text1"/>
        </w:rPr>
        <w:t xml:space="preserve"> to a direct line between the two substations</w:t>
      </w:r>
      <w:r w:rsidR="003B493B" w:rsidRPr="004B660F">
        <w:rPr>
          <w:rFonts w:ascii="Times New Roman" w:hAnsi="Times New Roman" w:cs="Times New Roman"/>
          <w:color w:val="000000" w:themeColor="text1"/>
        </w:rPr>
        <w:t xml:space="preserve">. The shortest of these distances is stored in </w:t>
      </w:r>
      <w:r w:rsidR="002F2C03" w:rsidRPr="004B660F">
        <w:rPr>
          <w:rFonts w:ascii="Times New Roman" w:hAnsi="Times New Roman" w:cs="Times New Roman"/>
          <w:color w:val="000000" w:themeColor="text1"/>
        </w:rPr>
        <w:t xml:space="preserve">the </w:t>
      </w:r>
      <w:r w:rsidR="003B493B" w:rsidRPr="004B660F">
        <w:rPr>
          <w:rFonts w:ascii="Times New Roman" w:hAnsi="Times New Roman" w:cs="Times New Roman"/>
          <w:color w:val="000000" w:themeColor="text1"/>
        </w:rPr>
        <w:t xml:space="preserve">variable </w:t>
      </w:r>
      <w:proofErr w:type="spellStart"/>
      <w:r w:rsidR="00525BD2">
        <w:rPr>
          <w:rFonts w:ascii="Times New Roman" w:hAnsi="Times New Roman" w:cs="Times New Roman"/>
          <w:i/>
          <w:iCs/>
          <w:color w:val="0070C0"/>
          <w:highlight w:val="white"/>
        </w:rPr>
        <w:t>m</w:t>
      </w:r>
      <w:r w:rsidR="003B493B" w:rsidRPr="004B660F">
        <w:rPr>
          <w:rFonts w:ascii="Times New Roman" w:hAnsi="Times New Roman" w:cs="Times New Roman"/>
          <w:i/>
          <w:iCs/>
          <w:color w:val="0070C0"/>
          <w:highlight w:val="white"/>
        </w:rPr>
        <w:t>in_</w:t>
      </w:r>
      <w:r w:rsidR="00525BD2">
        <w:rPr>
          <w:rFonts w:ascii="Times New Roman" w:hAnsi="Times New Roman" w:cs="Times New Roman"/>
          <w:i/>
          <w:iCs/>
          <w:color w:val="0070C0"/>
          <w:highlight w:val="white"/>
        </w:rPr>
        <w:t>d</w:t>
      </w:r>
      <w:r w:rsidR="003B493B" w:rsidRPr="004B660F">
        <w:rPr>
          <w:rFonts w:ascii="Times New Roman" w:hAnsi="Times New Roman" w:cs="Times New Roman"/>
          <w:i/>
          <w:iCs/>
          <w:color w:val="0070C0"/>
          <w:highlight w:val="white"/>
        </w:rPr>
        <w:t>ist_to_</w:t>
      </w:r>
      <w:r w:rsidR="00525BD2">
        <w:rPr>
          <w:rFonts w:ascii="Times New Roman" w:hAnsi="Times New Roman" w:cs="Times New Roman"/>
          <w:i/>
          <w:iCs/>
          <w:color w:val="0070C0"/>
          <w:highlight w:val="white"/>
        </w:rPr>
        <w:t>poi</w:t>
      </w:r>
      <w:proofErr w:type="spellEnd"/>
      <w:r w:rsidR="003B493B" w:rsidRPr="004B660F">
        <w:rPr>
          <w:rFonts w:ascii="Times New Roman" w:hAnsi="Times New Roman" w:cs="Times New Roman"/>
          <w:color w:val="000000" w:themeColor="text1"/>
          <w:highlight w:val="white"/>
        </w:rPr>
        <w:t>.</w:t>
      </w:r>
    </w:p>
    <w:p w14:paraId="251740E3" w14:textId="77777777" w:rsidR="007F7380" w:rsidRPr="004B660F" w:rsidRDefault="007F7380" w:rsidP="008A1280">
      <w:pPr>
        <w:pStyle w:val="ListParagraph"/>
        <w:spacing w:line="240" w:lineRule="auto"/>
        <w:rPr>
          <w:rFonts w:ascii="Times New Roman" w:hAnsi="Times New Roman" w:cs="Times New Roman"/>
          <w:color w:val="000000" w:themeColor="text1"/>
          <w:highlight w:val="white"/>
        </w:rPr>
      </w:pPr>
    </w:p>
    <w:p w14:paraId="43C0F52D" w14:textId="2052EF32" w:rsidR="003B493B" w:rsidRPr="00E805EF" w:rsidRDefault="007F7380" w:rsidP="008A1280">
      <w:pPr>
        <w:numPr>
          <w:ilvl w:val="0"/>
          <w:numId w:val="12"/>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rPr>
        <w:t>Nearest Substation:</w:t>
      </w:r>
      <w:r w:rsidRPr="004B660F">
        <w:rPr>
          <w:rFonts w:ascii="Times New Roman" w:hAnsi="Times New Roman" w:cs="Times New Roman"/>
          <w:color w:val="000000" w:themeColor="text1"/>
        </w:rPr>
        <w:t xml:space="preserve"> </w:t>
      </w:r>
      <w:r w:rsidR="002F2C03" w:rsidRPr="004B660F">
        <w:rPr>
          <w:rFonts w:ascii="Times New Roman" w:hAnsi="Times New Roman" w:cs="Times New Roman"/>
          <w:color w:val="000000" w:themeColor="text1"/>
        </w:rPr>
        <w:t xml:space="preserve">The requested </w:t>
      </w:r>
      <w:r w:rsidR="00525BD2">
        <w:rPr>
          <w:rFonts w:ascii="Times New Roman" w:hAnsi="Times New Roman" w:cs="Times New Roman"/>
          <w:color w:val="000000" w:themeColor="text1"/>
        </w:rPr>
        <w:t>POI</w:t>
      </w:r>
      <w:r w:rsidR="002F2C03" w:rsidRPr="004B660F">
        <w:rPr>
          <w:rFonts w:ascii="Times New Roman" w:hAnsi="Times New Roman" w:cs="Times New Roman"/>
          <w:color w:val="000000" w:themeColor="text1"/>
        </w:rPr>
        <w:t xml:space="preserve"> is not always</w:t>
      </w:r>
      <w:r w:rsidR="003B493B" w:rsidRPr="004B660F">
        <w:rPr>
          <w:rFonts w:ascii="Times New Roman" w:hAnsi="Times New Roman" w:cs="Times New Roman"/>
          <w:color w:val="000000" w:themeColor="text1"/>
        </w:rPr>
        <w:t xml:space="preserve"> the nearest substation. We identify and record the nearest substation to each </w:t>
      </w:r>
      <w:r w:rsidR="002F2C03" w:rsidRPr="004B660F">
        <w:rPr>
          <w:rFonts w:ascii="Times New Roman" w:hAnsi="Times New Roman" w:cs="Times New Roman"/>
          <w:color w:val="000000" w:themeColor="text1"/>
        </w:rPr>
        <w:t>request</w:t>
      </w:r>
      <w:r w:rsidR="003B493B" w:rsidRPr="004B660F">
        <w:rPr>
          <w:rFonts w:ascii="Times New Roman" w:hAnsi="Times New Roman" w:cs="Times New Roman"/>
          <w:color w:val="000000" w:themeColor="text1"/>
        </w:rPr>
        <w:t xml:space="preserve">—regardless of the POI—in the variable </w:t>
      </w:r>
      <w:proofErr w:type="spellStart"/>
      <w:r w:rsidR="00525BD2">
        <w:rPr>
          <w:rFonts w:ascii="Times New Roman" w:hAnsi="Times New Roman" w:cs="Times New Roman"/>
          <w:i/>
          <w:iCs/>
          <w:color w:val="0070C0"/>
        </w:rPr>
        <w:t>n</w:t>
      </w:r>
      <w:r w:rsidR="003B493B" w:rsidRPr="004B660F">
        <w:rPr>
          <w:rFonts w:ascii="Times New Roman" w:hAnsi="Times New Roman" w:cs="Times New Roman"/>
          <w:i/>
          <w:iCs/>
          <w:color w:val="0070C0"/>
        </w:rPr>
        <w:t>earest_</w:t>
      </w:r>
      <w:r w:rsidR="00525BD2">
        <w:rPr>
          <w:rFonts w:ascii="Times New Roman" w:hAnsi="Times New Roman" w:cs="Times New Roman"/>
          <w:i/>
          <w:iCs/>
          <w:color w:val="0070C0"/>
        </w:rPr>
        <w:t>s</w:t>
      </w:r>
      <w:r w:rsidR="003B493B" w:rsidRPr="004B660F">
        <w:rPr>
          <w:rFonts w:ascii="Times New Roman" w:hAnsi="Times New Roman" w:cs="Times New Roman"/>
          <w:i/>
          <w:iCs/>
          <w:color w:val="0070C0"/>
        </w:rPr>
        <w:t>ubstation</w:t>
      </w:r>
      <w:proofErr w:type="spellEnd"/>
      <w:r w:rsidR="003B493B" w:rsidRPr="004B660F">
        <w:rPr>
          <w:rFonts w:ascii="Times New Roman" w:hAnsi="Times New Roman" w:cs="Times New Roman"/>
          <w:color w:val="0070C0"/>
        </w:rPr>
        <w:t xml:space="preserve"> </w:t>
      </w:r>
      <w:r w:rsidR="003B493B" w:rsidRPr="004B660F">
        <w:rPr>
          <w:rFonts w:ascii="Times New Roman" w:hAnsi="Times New Roman" w:cs="Times New Roman"/>
          <w:color w:val="000000" w:themeColor="text1"/>
        </w:rPr>
        <w:t xml:space="preserve">and its distance </w:t>
      </w:r>
      <w:r w:rsidR="006614A2" w:rsidRPr="004B660F">
        <w:rPr>
          <w:rFonts w:ascii="Times New Roman" w:hAnsi="Times New Roman" w:cs="Times New Roman"/>
          <w:color w:val="000000" w:themeColor="text1"/>
        </w:rPr>
        <w:t xml:space="preserve">from the request </w:t>
      </w:r>
      <w:r w:rsidR="003B493B" w:rsidRPr="004B660F">
        <w:rPr>
          <w:rFonts w:ascii="Times New Roman" w:hAnsi="Times New Roman" w:cs="Times New Roman"/>
          <w:color w:val="000000" w:themeColor="text1"/>
        </w:rPr>
        <w:t xml:space="preserve">in </w:t>
      </w:r>
      <w:r w:rsidR="005F0D49" w:rsidRPr="004B660F">
        <w:rPr>
          <w:rFonts w:ascii="Times New Roman" w:hAnsi="Times New Roman" w:cs="Times New Roman"/>
          <w:color w:val="000000" w:themeColor="text1"/>
        </w:rPr>
        <w:t xml:space="preserve">km </w:t>
      </w:r>
      <w:r w:rsidR="003B493B" w:rsidRPr="004B660F">
        <w:rPr>
          <w:rFonts w:ascii="Times New Roman" w:hAnsi="Times New Roman" w:cs="Times New Roman"/>
          <w:color w:val="000000" w:themeColor="text1"/>
        </w:rPr>
        <w:t xml:space="preserve">in </w:t>
      </w:r>
      <w:r w:rsidR="004914BE">
        <w:rPr>
          <w:rFonts w:ascii="Times New Roman" w:hAnsi="Times New Roman" w:cs="Times New Roman"/>
          <w:color w:val="000000" w:themeColor="text1"/>
        </w:rPr>
        <w:t xml:space="preserve">the </w:t>
      </w:r>
      <w:r w:rsidR="003B493B" w:rsidRPr="004B660F">
        <w:rPr>
          <w:rFonts w:ascii="Times New Roman" w:hAnsi="Times New Roman" w:cs="Times New Roman"/>
          <w:color w:val="000000" w:themeColor="text1"/>
        </w:rPr>
        <w:t xml:space="preserve">variable </w:t>
      </w:r>
      <w:proofErr w:type="spellStart"/>
      <w:r w:rsidR="00525BD2">
        <w:rPr>
          <w:rFonts w:ascii="Times New Roman" w:hAnsi="Times New Roman" w:cs="Times New Roman"/>
          <w:i/>
          <w:iCs/>
          <w:color w:val="0070C0"/>
        </w:rPr>
        <w:t>d</w:t>
      </w:r>
      <w:r w:rsidR="003B493B" w:rsidRPr="004B660F">
        <w:rPr>
          <w:rFonts w:ascii="Times New Roman" w:hAnsi="Times New Roman" w:cs="Times New Roman"/>
          <w:i/>
          <w:iCs/>
          <w:color w:val="0070C0"/>
        </w:rPr>
        <w:t>ist_</w:t>
      </w:r>
      <w:r w:rsidR="00525BD2">
        <w:rPr>
          <w:rFonts w:ascii="Times New Roman" w:hAnsi="Times New Roman" w:cs="Times New Roman"/>
          <w:i/>
          <w:iCs/>
          <w:color w:val="0070C0"/>
        </w:rPr>
        <w:t>n</w:t>
      </w:r>
      <w:r w:rsidR="003B493B" w:rsidRPr="004B660F">
        <w:rPr>
          <w:rFonts w:ascii="Times New Roman" w:hAnsi="Times New Roman" w:cs="Times New Roman"/>
          <w:i/>
          <w:iCs/>
          <w:color w:val="0070C0"/>
        </w:rPr>
        <w:t>earest_</w:t>
      </w:r>
      <w:r w:rsidR="00525BD2">
        <w:rPr>
          <w:rFonts w:ascii="Times New Roman" w:hAnsi="Times New Roman" w:cs="Times New Roman"/>
          <w:i/>
          <w:iCs/>
          <w:color w:val="0070C0"/>
        </w:rPr>
        <w:t>s</w:t>
      </w:r>
      <w:r w:rsidR="003B493B" w:rsidRPr="004B660F">
        <w:rPr>
          <w:rFonts w:ascii="Times New Roman" w:hAnsi="Times New Roman" w:cs="Times New Roman"/>
          <w:i/>
          <w:iCs/>
          <w:color w:val="0070C0"/>
        </w:rPr>
        <w:t>ubstation</w:t>
      </w:r>
      <w:proofErr w:type="spellEnd"/>
      <w:r w:rsidR="003B493B" w:rsidRPr="004B660F">
        <w:rPr>
          <w:rFonts w:ascii="Times New Roman" w:hAnsi="Times New Roman" w:cs="Times New Roman"/>
          <w:color w:val="000000" w:themeColor="text1"/>
        </w:rPr>
        <w:t>.</w:t>
      </w:r>
    </w:p>
    <w:p w14:paraId="080CE808" w14:textId="77777777" w:rsidR="00E805EF" w:rsidRDefault="00E805EF" w:rsidP="00E805EF">
      <w:pPr>
        <w:pStyle w:val="ListParagraph"/>
        <w:rPr>
          <w:rFonts w:ascii="Times New Roman" w:hAnsi="Times New Roman" w:cs="Times New Roman"/>
          <w:color w:val="000000" w:themeColor="text1"/>
          <w:highlight w:val="white"/>
        </w:rPr>
      </w:pPr>
    </w:p>
    <w:p w14:paraId="7EAC62C7" w14:textId="062605AF" w:rsidR="00BC37CA" w:rsidRPr="00FF2ED0" w:rsidRDefault="00E805EF" w:rsidP="004F0D53">
      <w:pPr>
        <w:numPr>
          <w:ilvl w:val="0"/>
          <w:numId w:val="12"/>
        </w:numPr>
        <w:shd w:val="clear" w:color="auto" w:fill="FFFFFF"/>
        <w:spacing w:line="240" w:lineRule="auto"/>
        <w:rPr>
          <w:rFonts w:ascii="Times New Roman" w:hAnsi="Times New Roman" w:cs="Times New Roman"/>
          <w:color w:val="000000" w:themeColor="text1"/>
          <w:sz w:val="24"/>
          <w:szCs w:val="24"/>
          <w:highlight w:val="white"/>
        </w:rPr>
      </w:pPr>
      <w:r w:rsidRPr="00E805EF">
        <w:rPr>
          <w:rFonts w:ascii="Times New Roman" w:hAnsi="Times New Roman" w:cs="Times New Roman"/>
          <w:b/>
          <w:bCs/>
          <w:color w:val="0070C0"/>
          <w:highlight w:val="white"/>
        </w:rPr>
        <w:t>Voltage:</w:t>
      </w:r>
      <w:r w:rsidRPr="00E805EF">
        <w:rPr>
          <w:rFonts w:ascii="Times New Roman" w:hAnsi="Times New Roman" w:cs="Times New Roman"/>
          <w:b/>
          <w:bCs/>
          <w:color w:val="000000" w:themeColor="text1"/>
          <w:highlight w:val="white"/>
        </w:rPr>
        <w:t xml:space="preserve"> </w:t>
      </w:r>
      <w:r w:rsidRPr="00E805EF">
        <w:rPr>
          <w:rFonts w:ascii="Times New Roman" w:hAnsi="Times New Roman" w:cs="Times New Roman"/>
        </w:rPr>
        <w:t xml:space="preserve">We extracted the voltage of the POI that the generator is requesting to connect to and recorded it in the variable </w:t>
      </w:r>
      <w:r w:rsidRPr="00E805EF">
        <w:rPr>
          <w:rFonts w:ascii="Times New Roman" w:hAnsi="Times New Roman" w:cs="Times New Roman"/>
          <w:i/>
          <w:iCs/>
          <w:color w:val="0070C0"/>
        </w:rPr>
        <w:t>voltage</w:t>
      </w:r>
      <w:r w:rsidRPr="00E805EF">
        <w:rPr>
          <w:rFonts w:ascii="Times New Roman" w:hAnsi="Times New Roman" w:cs="Times New Roman"/>
        </w:rPr>
        <w:t>.</w:t>
      </w:r>
      <w:r>
        <w:t xml:space="preserve"> </w:t>
      </w:r>
    </w:p>
    <w:p w14:paraId="0A9DF487" w14:textId="77777777" w:rsidR="00FF2ED0" w:rsidRDefault="00FF2ED0" w:rsidP="00FF2ED0">
      <w:pPr>
        <w:pStyle w:val="ListParagraph"/>
        <w:rPr>
          <w:rFonts w:ascii="Times New Roman" w:hAnsi="Times New Roman" w:cs="Times New Roman"/>
          <w:color w:val="000000" w:themeColor="text1"/>
          <w:sz w:val="24"/>
          <w:szCs w:val="24"/>
          <w:highlight w:val="white"/>
        </w:rPr>
      </w:pPr>
    </w:p>
    <w:p w14:paraId="4216BDF9" w14:textId="7E110820" w:rsidR="003E5CEF" w:rsidRPr="00FF2ED0" w:rsidRDefault="00FF2ED0" w:rsidP="00C75D6D">
      <w:pPr>
        <w:numPr>
          <w:ilvl w:val="0"/>
          <w:numId w:val="12"/>
        </w:numPr>
        <w:shd w:val="clear" w:color="auto" w:fill="FFFFFF"/>
        <w:spacing w:line="240" w:lineRule="auto"/>
        <w:rPr>
          <w:rFonts w:ascii="Times New Roman" w:hAnsi="Times New Roman" w:cs="Times New Roman"/>
          <w:color w:val="000000" w:themeColor="text1"/>
          <w:sz w:val="24"/>
          <w:szCs w:val="24"/>
          <w:highlight w:val="white"/>
        </w:rPr>
      </w:pPr>
      <w:r w:rsidRPr="00FF2ED0">
        <w:rPr>
          <w:rFonts w:ascii="Times New Roman" w:hAnsi="Times New Roman" w:cs="Times New Roman"/>
          <w:b/>
          <w:bCs/>
          <w:color w:val="0070C0"/>
          <w:highlight w:val="white"/>
        </w:rPr>
        <w:t>Coordinates:</w:t>
      </w:r>
      <w:r>
        <w:rPr>
          <w:rFonts w:ascii="Times New Roman" w:hAnsi="Times New Roman" w:cs="Times New Roman"/>
          <w:b/>
          <w:bCs/>
          <w:color w:val="0070C0"/>
          <w:highlight w:val="white"/>
        </w:rPr>
        <w:t xml:space="preserve"> </w:t>
      </w:r>
      <w:r w:rsidR="004B2FA0">
        <w:rPr>
          <w:rFonts w:ascii="Times New Roman" w:hAnsi="Times New Roman" w:cs="Times New Roman"/>
          <w:b/>
          <w:bCs/>
          <w:color w:val="0070C0"/>
        </w:rPr>
        <w:t xml:space="preserve">The </w:t>
      </w:r>
      <w:r w:rsidRPr="00FF2ED0">
        <w:rPr>
          <w:rFonts w:ascii="Times New Roman" w:hAnsi="Times New Roman" w:cs="Times New Roman"/>
        </w:rPr>
        <w:t>variables</w:t>
      </w:r>
      <w:r w:rsidRPr="00FF2ED0">
        <w:rPr>
          <w:rFonts w:ascii="Times New Roman" w:hAnsi="Times New Roman" w:cs="Times New Roman"/>
          <w:b/>
          <w:bCs/>
          <w:color w:val="0070C0"/>
          <w:highlight w:val="white"/>
        </w:rPr>
        <w:t xml:space="preserve"> </w:t>
      </w:r>
      <w:proofErr w:type="spellStart"/>
      <w:r w:rsidRPr="00FF2ED0">
        <w:rPr>
          <w:rFonts w:ascii="Times New Roman" w:hAnsi="Times New Roman" w:cs="Times New Roman"/>
          <w:i/>
          <w:iCs/>
          <w:color w:val="0070C0"/>
        </w:rPr>
        <w:t>lon_queue_noise</w:t>
      </w:r>
      <w:proofErr w:type="spellEnd"/>
      <w:r w:rsidRPr="00FF2ED0">
        <w:rPr>
          <w:rFonts w:ascii="Times New Roman" w:hAnsi="Times New Roman" w:cs="Times New Roman"/>
          <w:i/>
          <w:iCs/>
          <w:color w:val="0070C0"/>
        </w:rPr>
        <w:t xml:space="preserve"> </w:t>
      </w:r>
      <w:r w:rsidRPr="00FF2ED0">
        <w:rPr>
          <w:rFonts w:ascii="Times New Roman" w:hAnsi="Times New Roman" w:cs="Times New Roman"/>
        </w:rPr>
        <w:t>and</w:t>
      </w:r>
      <w:r w:rsidRPr="00FF2ED0">
        <w:rPr>
          <w:rFonts w:ascii="Times New Roman" w:hAnsi="Times New Roman" w:cs="Times New Roman"/>
          <w:i/>
          <w:iCs/>
          <w:color w:val="0070C0"/>
        </w:rPr>
        <w:t xml:space="preserve"> </w:t>
      </w:r>
      <w:proofErr w:type="spellStart"/>
      <w:r w:rsidRPr="00FF2ED0">
        <w:rPr>
          <w:rFonts w:ascii="Times New Roman" w:hAnsi="Times New Roman" w:cs="Times New Roman"/>
          <w:i/>
          <w:iCs/>
          <w:color w:val="0070C0"/>
        </w:rPr>
        <w:t>lat_queue_noise</w:t>
      </w:r>
      <w:proofErr w:type="spellEnd"/>
      <w:r w:rsidRPr="00FF2ED0">
        <w:rPr>
          <w:rFonts w:ascii="Times New Roman" w:hAnsi="Times New Roman" w:cs="Times New Roman"/>
          <w:i/>
          <w:iCs/>
          <w:color w:val="0070C0"/>
        </w:rPr>
        <w:t xml:space="preserve"> </w:t>
      </w:r>
      <w:r w:rsidR="004B2FA0">
        <w:rPr>
          <w:rFonts w:ascii="Times New Roman" w:hAnsi="Times New Roman" w:cs="Times New Roman"/>
        </w:rPr>
        <w:t>are</w:t>
      </w:r>
      <w:r w:rsidRPr="00FF2ED0">
        <w:rPr>
          <w:rFonts w:ascii="Times New Roman" w:hAnsi="Times New Roman" w:cs="Times New Roman"/>
        </w:rPr>
        <w:t xml:space="preserve"> the longitude and latitude of the </w:t>
      </w:r>
      <w:r w:rsidR="004B2FA0">
        <w:rPr>
          <w:rFonts w:ascii="Times New Roman" w:hAnsi="Times New Roman" w:cs="Times New Roman"/>
        </w:rPr>
        <w:t xml:space="preserve">interconnection </w:t>
      </w:r>
      <w:r w:rsidRPr="00FF2ED0">
        <w:rPr>
          <w:rFonts w:ascii="Times New Roman" w:hAnsi="Times New Roman" w:cs="Times New Roman"/>
        </w:rPr>
        <w:t xml:space="preserve">request. </w:t>
      </w:r>
      <w:r w:rsidR="004B2FA0">
        <w:rPr>
          <w:rFonts w:ascii="Times New Roman" w:hAnsi="Times New Roman" w:cs="Times New Roman"/>
        </w:rPr>
        <w:t>We</w:t>
      </w:r>
      <w:r w:rsidRPr="00FF2ED0">
        <w:rPr>
          <w:rFonts w:ascii="Times New Roman" w:hAnsi="Times New Roman" w:cs="Times New Roman"/>
        </w:rPr>
        <w:t xml:space="preserve"> added randomized noise uniformly drawn from -0.01 to 0.01 degrees to the original coordinates.</w:t>
      </w:r>
    </w:p>
    <w:p w14:paraId="449CD187" w14:textId="77777777" w:rsidR="00E805EF" w:rsidRPr="004B660F" w:rsidRDefault="00E805EF" w:rsidP="008A1280">
      <w:pPr>
        <w:shd w:val="clear" w:color="auto" w:fill="FFFFFF"/>
        <w:spacing w:line="240" w:lineRule="auto"/>
        <w:rPr>
          <w:rFonts w:ascii="Times New Roman" w:hAnsi="Times New Roman" w:cs="Times New Roman"/>
          <w:color w:val="000000" w:themeColor="text1"/>
          <w:sz w:val="24"/>
          <w:szCs w:val="24"/>
          <w:highlight w:val="white"/>
        </w:rPr>
      </w:pPr>
    </w:p>
    <w:p w14:paraId="0A6435AF" w14:textId="49592E31" w:rsidR="007F7380" w:rsidRPr="004B660F" w:rsidRDefault="007F7380" w:rsidP="008A1280">
      <w:pPr>
        <w:shd w:val="clear" w:color="auto" w:fill="FFFFFF"/>
        <w:spacing w:line="240" w:lineRule="auto"/>
        <w:rPr>
          <w:rFonts w:ascii="Times New Roman" w:hAnsi="Times New Roman" w:cs="Times New Roman"/>
          <w:b/>
          <w:bCs/>
          <w:color w:val="0070C0"/>
          <w:sz w:val="24"/>
          <w:szCs w:val="24"/>
          <w:highlight w:val="white"/>
        </w:rPr>
      </w:pPr>
      <w:r w:rsidRPr="004B660F">
        <w:rPr>
          <w:rFonts w:ascii="Times New Roman" w:hAnsi="Times New Roman" w:cs="Times New Roman"/>
          <w:b/>
          <w:bCs/>
          <w:color w:val="0070C0"/>
          <w:sz w:val="24"/>
          <w:szCs w:val="24"/>
          <w:highlight w:val="white"/>
        </w:rPr>
        <w:t xml:space="preserve">Engineering Tests: </w:t>
      </w:r>
    </w:p>
    <w:p w14:paraId="440C51B0" w14:textId="77777777" w:rsidR="007F7380" w:rsidRPr="004B660F" w:rsidRDefault="007F7380" w:rsidP="008A1280">
      <w:pPr>
        <w:shd w:val="clear" w:color="auto" w:fill="FFFFFF"/>
        <w:spacing w:line="240" w:lineRule="auto"/>
        <w:rPr>
          <w:rFonts w:ascii="Times New Roman" w:hAnsi="Times New Roman" w:cs="Times New Roman"/>
          <w:b/>
          <w:bCs/>
          <w:color w:val="000000" w:themeColor="text1"/>
          <w:sz w:val="24"/>
          <w:szCs w:val="24"/>
          <w:highlight w:val="white"/>
        </w:rPr>
      </w:pPr>
    </w:p>
    <w:p w14:paraId="3C631C10" w14:textId="4474FD8C" w:rsidR="007F7380" w:rsidRPr="004B660F" w:rsidRDefault="007F7380" w:rsidP="008A1280">
      <w:pPr>
        <w:shd w:val="clear" w:color="auto" w:fill="FFFFFF"/>
        <w:spacing w:line="240" w:lineRule="auto"/>
        <w:rPr>
          <w:rFonts w:ascii="Times New Roman" w:hAnsi="Times New Roman" w:cs="Times New Roman"/>
        </w:rPr>
      </w:pPr>
      <w:r w:rsidRPr="004B660F">
        <w:rPr>
          <w:rFonts w:ascii="Times New Roman" w:hAnsi="Times New Roman" w:cs="Times New Roman"/>
          <w:color w:val="000000" w:themeColor="text1"/>
        </w:rPr>
        <w:t xml:space="preserve">PJM conducts multiple engineering tests to identify whether the </w:t>
      </w:r>
      <w:r w:rsidR="00297880" w:rsidRPr="004B660F">
        <w:rPr>
          <w:rFonts w:ascii="Times New Roman" w:hAnsi="Times New Roman" w:cs="Times New Roman"/>
          <w:color w:val="000000" w:themeColor="text1"/>
        </w:rPr>
        <w:t xml:space="preserve">request </w:t>
      </w:r>
      <w:r w:rsidRPr="004B660F">
        <w:rPr>
          <w:rFonts w:ascii="Times New Roman" w:hAnsi="Times New Roman" w:cs="Times New Roman"/>
          <w:color w:val="000000" w:themeColor="text1"/>
        </w:rPr>
        <w:t>triggers any issues and</w:t>
      </w:r>
      <w:r w:rsidR="00297880" w:rsidRPr="004B660F">
        <w:rPr>
          <w:rFonts w:ascii="Times New Roman" w:hAnsi="Times New Roman" w:cs="Times New Roman"/>
          <w:color w:val="000000" w:themeColor="text1"/>
        </w:rPr>
        <w:t xml:space="preserve">, if </w:t>
      </w:r>
      <w:r w:rsidR="005F0D49" w:rsidRPr="004B660F">
        <w:rPr>
          <w:rFonts w:ascii="Times New Roman" w:hAnsi="Times New Roman" w:cs="Times New Roman"/>
          <w:color w:val="000000" w:themeColor="text1"/>
        </w:rPr>
        <w:t>so, what</w:t>
      </w:r>
      <w:r w:rsidRPr="004B660F">
        <w:rPr>
          <w:rFonts w:ascii="Times New Roman" w:hAnsi="Times New Roman" w:cs="Times New Roman"/>
          <w:color w:val="000000" w:themeColor="text1"/>
        </w:rPr>
        <w:t xml:space="preserve"> remediation</w:t>
      </w:r>
      <w:r w:rsidR="00297880" w:rsidRPr="004B660F">
        <w:rPr>
          <w:rFonts w:ascii="Times New Roman" w:hAnsi="Times New Roman" w:cs="Times New Roman"/>
          <w:color w:val="000000" w:themeColor="text1"/>
        </w:rPr>
        <w:t xml:space="preserve"> is required</w:t>
      </w:r>
      <w:r w:rsidRPr="004B660F">
        <w:rPr>
          <w:rFonts w:ascii="Times New Roman" w:hAnsi="Times New Roman" w:cs="Times New Roman"/>
          <w:color w:val="000000" w:themeColor="text1"/>
        </w:rPr>
        <w:t xml:space="preserve">. </w:t>
      </w:r>
      <w:proofErr w:type="gramStart"/>
      <w:r w:rsidRPr="004B660F">
        <w:rPr>
          <w:rFonts w:ascii="Times New Roman" w:hAnsi="Times New Roman" w:cs="Times New Roman"/>
        </w:rPr>
        <w:t>As a general rule</w:t>
      </w:r>
      <w:proofErr w:type="gramEnd"/>
      <w:r w:rsidRPr="004B660F">
        <w:rPr>
          <w:rFonts w:ascii="Times New Roman" w:hAnsi="Times New Roman" w:cs="Times New Roman"/>
        </w:rPr>
        <w:t xml:space="preserve">: if a problem is identified, we record </w:t>
      </w:r>
      <w:r w:rsidRPr="004B660F">
        <w:rPr>
          <w:rStyle w:val="Strong"/>
          <w:rFonts w:ascii="Times New Roman" w:hAnsi="Times New Roman" w:cs="Times New Roman"/>
          <w:b w:val="0"/>
          <w:bCs w:val="0"/>
        </w:rPr>
        <w:t>"Yes"</w:t>
      </w:r>
      <w:r w:rsidRPr="004B660F">
        <w:rPr>
          <w:rFonts w:ascii="Times New Roman" w:hAnsi="Times New Roman" w:cs="Times New Roman"/>
        </w:rPr>
        <w:t xml:space="preserve">; if the test is performed and no issue is found, we record </w:t>
      </w:r>
      <w:r w:rsidRPr="004B660F">
        <w:rPr>
          <w:rStyle w:val="Strong"/>
          <w:rFonts w:ascii="Times New Roman" w:hAnsi="Times New Roman" w:cs="Times New Roman"/>
          <w:b w:val="0"/>
          <w:bCs w:val="0"/>
        </w:rPr>
        <w:t>"None"</w:t>
      </w:r>
      <w:r w:rsidRPr="004B660F">
        <w:rPr>
          <w:rFonts w:ascii="Times New Roman" w:hAnsi="Times New Roman" w:cs="Times New Roman"/>
        </w:rPr>
        <w:t xml:space="preserve">; and if the test is not performed, we record the value as </w:t>
      </w:r>
      <w:r w:rsidR="00A60D0E" w:rsidRPr="004B660F">
        <w:rPr>
          <w:rStyle w:val="Strong"/>
          <w:rFonts w:ascii="Times New Roman" w:hAnsi="Times New Roman" w:cs="Times New Roman"/>
          <w:b w:val="0"/>
          <w:bCs w:val="0"/>
        </w:rPr>
        <w:t>"</w:t>
      </w:r>
      <w:r w:rsidR="00A60D0E">
        <w:rPr>
          <w:rStyle w:val="Strong"/>
          <w:rFonts w:ascii="Times New Roman" w:hAnsi="Times New Roman" w:cs="Times New Roman"/>
          <w:b w:val="0"/>
          <w:bCs w:val="0"/>
        </w:rPr>
        <w:t>NA</w:t>
      </w:r>
      <w:r w:rsidR="00A60D0E" w:rsidRPr="004B660F">
        <w:rPr>
          <w:rStyle w:val="Strong"/>
          <w:rFonts w:ascii="Times New Roman" w:hAnsi="Times New Roman" w:cs="Times New Roman"/>
          <w:b w:val="0"/>
          <w:bCs w:val="0"/>
        </w:rPr>
        <w:t>"</w:t>
      </w:r>
      <w:r w:rsidRPr="004B660F">
        <w:rPr>
          <w:rFonts w:ascii="Times New Roman" w:hAnsi="Times New Roman" w:cs="Times New Roman"/>
        </w:rPr>
        <w:t>.</w:t>
      </w:r>
      <w:r w:rsidR="005F0D49" w:rsidRPr="004B660F">
        <w:rPr>
          <w:rFonts w:ascii="Times New Roman" w:hAnsi="Times New Roman" w:cs="Times New Roman"/>
        </w:rPr>
        <w:t xml:space="preserve"> Typically, the engineering studies are conducted under two scenarios: summer peak and light load. When this occurs, we </w:t>
      </w:r>
      <w:r w:rsidR="00C43818">
        <w:rPr>
          <w:rFonts w:ascii="Times New Roman" w:hAnsi="Times New Roman" w:cs="Times New Roman"/>
        </w:rPr>
        <w:t>record</w:t>
      </w:r>
      <w:r w:rsidR="00C43818" w:rsidRPr="004B660F">
        <w:rPr>
          <w:rFonts w:ascii="Times New Roman" w:hAnsi="Times New Roman" w:cs="Times New Roman"/>
        </w:rPr>
        <w:t xml:space="preserve"> </w:t>
      </w:r>
      <w:r w:rsidR="005F0D49" w:rsidRPr="004B660F">
        <w:rPr>
          <w:rFonts w:ascii="Times New Roman" w:hAnsi="Times New Roman" w:cs="Times New Roman"/>
        </w:rPr>
        <w:t>the results from the summer peak analysis</w:t>
      </w:r>
      <w:r w:rsidR="00C43818">
        <w:rPr>
          <w:rFonts w:ascii="Times New Roman" w:hAnsi="Times New Roman" w:cs="Times New Roman"/>
        </w:rPr>
        <w:t>.</w:t>
      </w:r>
    </w:p>
    <w:p w14:paraId="13DE43DE" w14:textId="77777777" w:rsidR="007F7380" w:rsidRPr="004B660F" w:rsidRDefault="007F7380" w:rsidP="008A1280">
      <w:pPr>
        <w:shd w:val="clear" w:color="auto" w:fill="FFFFFF"/>
        <w:spacing w:line="240" w:lineRule="auto"/>
        <w:rPr>
          <w:rFonts w:ascii="Times New Roman" w:hAnsi="Times New Roman" w:cs="Times New Roman"/>
          <w:color w:val="000000" w:themeColor="text1"/>
        </w:rPr>
      </w:pPr>
    </w:p>
    <w:p w14:paraId="41D142DD" w14:textId="1103ED66" w:rsidR="007F7380" w:rsidRPr="004B660F" w:rsidRDefault="00A5493E" w:rsidP="008A1280">
      <w:pPr>
        <w:pStyle w:val="ListParagraph"/>
        <w:numPr>
          <w:ilvl w:val="0"/>
          <w:numId w:val="14"/>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Generator Deliverability</w:t>
      </w:r>
      <w:r w:rsidR="007F7380" w:rsidRPr="004B660F">
        <w:rPr>
          <w:rFonts w:ascii="Times New Roman" w:hAnsi="Times New Roman" w:cs="Times New Roman"/>
          <w:b/>
          <w:bCs/>
          <w:color w:val="0070C0"/>
          <w:highlight w:val="white"/>
        </w:rPr>
        <w:t>:</w:t>
      </w:r>
      <w:r w:rsidR="007F7380" w:rsidRPr="004B660F">
        <w:rPr>
          <w:rFonts w:ascii="Times New Roman" w:hAnsi="Times New Roman" w:cs="Times New Roman"/>
          <w:color w:val="000000" w:themeColor="text1"/>
          <w:highlight w:val="white"/>
        </w:rPr>
        <w:t xml:space="preserve"> </w:t>
      </w:r>
      <w:r w:rsidR="003E7169" w:rsidRPr="004B660F">
        <w:rPr>
          <w:rFonts w:ascii="Times New Roman" w:hAnsi="Times New Roman" w:cs="Times New Roman"/>
        </w:rPr>
        <w:t xml:space="preserve">This test evaluates whether the </w:t>
      </w:r>
      <w:r w:rsidR="00297880" w:rsidRPr="004B660F">
        <w:rPr>
          <w:rFonts w:ascii="Times New Roman" w:hAnsi="Times New Roman" w:cs="Times New Roman"/>
        </w:rPr>
        <w:t>generator</w:t>
      </w:r>
      <w:r w:rsidR="003E7169" w:rsidRPr="004B660F">
        <w:rPr>
          <w:rFonts w:ascii="Times New Roman" w:hAnsi="Times New Roman" w:cs="Times New Roman"/>
        </w:rPr>
        <w:t xml:space="preserve"> can deliver power reliably under normal system conditions. </w:t>
      </w:r>
      <w:r w:rsidR="007F7380" w:rsidRPr="004B660F">
        <w:rPr>
          <w:rFonts w:ascii="Times New Roman" w:hAnsi="Times New Roman" w:cs="Times New Roman"/>
          <w:color w:val="000000" w:themeColor="text1"/>
          <w:highlight w:val="white"/>
        </w:rPr>
        <w:t xml:space="preserve">We record the test result in </w:t>
      </w:r>
      <w:r w:rsidR="00297880" w:rsidRPr="004B660F">
        <w:rPr>
          <w:rFonts w:ascii="Times New Roman" w:hAnsi="Times New Roman" w:cs="Times New Roman"/>
          <w:color w:val="000000" w:themeColor="text1"/>
          <w:highlight w:val="white"/>
        </w:rPr>
        <w:t xml:space="preserve">the </w:t>
      </w:r>
      <w:r w:rsidR="007F7380" w:rsidRPr="004B660F">
        <w:rPr>
          <w:rFonts w:ascii="Times New Roman" w:hAnsi="Times New Roman" w:cs="Times New Roman"/>
          <w:color w:val="000000" w:themeColor="text1"/>
          <w:highlight w:val="white"/>
        </w:rPr>
        <w:t>variable</w:t>
      </w:r>
      <w:r w:rsidRPr="004B660F">
        <w:rPr>
          <w:rFonts w:ascii="Times New Roman" w:hAnsi="Times New Roman" w:cs="Times New Roman"/>
          <w:color w:val="000000" w:themeColor="text1"/>
          <w:highlight w:val="white"/>
        </w:rPr>
        <w:t xml:space="preserve"> </w:t>
      </w:r>
      <w:proofErr w:type="spellStart"/>
      <w:r w:rsidR="00525BD2">
        <w:rPr>
          <w:rFonts w:ascii="Times New Roman" w:hAnsi="Times New Roman" w:cs="Times New Roman"/>
          <w:i/>
          <w:iCs/>
          <w:color w:val="0070C0"/>
          <w:highlight w:val="white"/>
        </w:rPr>
        <w:t>g</w:t>
      </w:r>
      <w:r w:rsidRPr="004B660F">
        <w:rPr>
          <w:rFonts w:ascii="Times New Roman" w:hAnsi="Times New Roman" w:cs="Times New Roman"/>
          <w:i/>
          <w:iCs/>
          <w:color w:val="0070C0"/>
          <w:highlight w:val="white"/>
        </w:rPr>
        <w:t>enerator</w:t>
      </w:r>
      <w:r w:rsidR="00525BD2">
        <w:rPr>
          <w:rFonts w:ascii="Times New Roman" w:hAnsi="Times New Roman" w:cs="Times New Roman"/>
          <w:i/>
          <w:iCs/>
          <w:color w:val="0070C0"/>
          <w:highlight w:val="white"/>
        </w:rPr>
        <w:t>_d</w:t>
      </w:r>
      <w:r w:rsidRPr="004B660F">
        <w:rPr>
          <w:rFonts w:ascii="Times New Roman" w:hAnsi="Times New Roman" w:cs="Times New Roman"/>
          <w:i/>
          <w:iCs/>
          <w:color w:val="0070C0"/>
          <w:highlight w:val="white"/>
        </w:rPr>
        <w:t>eliverability</w:t>
      </w:r>
      <w:proofErr w:type="spellEnd"/>
      <w:r w:rsidR="007F7380" w:rsidRPr="004B660F">
        <w:rPr>
          <w:rFonts w:ascii="Times New Roman" w:hAnsi="Times New Roman" w:cs="Times New Roman"/>
          <w:color w:val="000000" w:themeColor="text1"/>
          <w:highlight w:val="white"/>
        </w:rPr>
        <w:t>.</w:t>
      </w:r>
    </w:p>
    <w:p w14:paraId="7F1F04E6" w14:textId="4E80612D" w:rsidR="007F7380" w:rsidRPr="004B660F" w:rsidRDefault="00A5493E" w:rsidP="008A1280">
      <w:pPr>
        <w:pStyle w:val="ListParagraph"/>
        <w:numPr>
          <w:ilvl w:val="0"/>
          <w:numId w:val="14"/>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Multiple Facility Contingency</w:t>
      </w:r>
      <w:r w:rsidR="007F7380" w:rsidRPr="004B660F">
        <w:rPr>
          <w:rFonts w:ascii="Times New Roman" w:hAnsi="Times New Roman" w:cs="Times New Roman"/>
          <w:b/>
          <w:bCs/>
          <w:color w:val="0070C0"/>
          <w:highlight w:val="white"/>
        </w:rPr>
        <w:t xml:space="preserve">: </w:t>
      </w:r>
      <w:r w:rsidR="003E7169" w:rsidRPr="004B660F">
        <w:rPr>
          <w:rFonts w:ascii="Times New Roman" w:hAnsi="Times New Roman" w:cs="Times New Roman"/>
        </w:rPr>
        <w:t xml:space="preserve">This test examines the system's ability to withstand multiple simultaneous equipment failures. </w:t>
      </w:r>
      <w:r w:rsidR="007F7380" w:rsidRPr="004B660F">
        <w:rPr>
          <w:rFonts w:ascii="Times New Roman" w:hAnsi="Times New Roman" w:cs="Times New Roman"/>
          <w:color w:val="000000" w:themeColor="text1"/>
          <w:highlight w:val="white"/>
        </w:rPr>
        <w:t xml:space="preserve">We record the test result in </w:t>
      </w:r>
      <w:r w:rsidR="00297880" w:rsidRPr="004B660F">
        <w:rPr>
          <w:rFonts w:ascii="Times New Roman" w:hAnsi="Times New Roman" w:cs="Times New Roman"/>
          <w:color w:val="000000" w:themeColor="text1"/>
          <w:highlight w:val="white"/>
        </w:rPr>
        <w:t xml:space="preserve">the </w:t>
      </w:r>
      <w:r w:rsidR="007F7380" w:rsidRPr="004B660F">
        <w:rPr>
          <w:rFonts w:ascii="Times New Roman" w:hAnsi="Times New Roman" w:cs="Times New Roman"/>
          <w:color w:val="000000" w:themeColor="text1"/>
          <w:highlight w:val="white"/>
        </w:rPr>
        <w:t>variable</w:t>
      </w:r>
      <w:r w:rsidR="005E511E" w:rsidRPr="004B660F">
        <w:rPr>
          <w:rFonts w:ascii="Times New Roman" w:hAnsi="Times New Roman" w:cs="Times New Roman"/>
          <w:color w:val="000000" w:themeColor="text1"/>
          <w:highlight w:val="white"/>
        </w:rPr>
        <w:t xml:space="preserve"> </w:t>
      </w:r>
      <w:proofErr w:type="spellStart"/>
      <w:r w:rsidR="00525BD2">
        <w:rPr>
          <w:rFonts w:ascii="Times New Roman" w:hAnsi="Times New Roman" w:cs="Times New Roman"/>
          <w:i/>
          <w:iCs/>
          <w:color w:val="0070C0"/>
          <w:highlight w:val="white"/>
        </w:rPr>
        <w:t>m</w:t>
      </w:r>
      <w:r w:rsidR="007F7380" w:rsidRPr="004B660F">
        <w:rPr>
          <w:rFonts w:ascii="Times New Roman" w:hAnsi="Times New Roman" w:cs="Times New Roman"/>
          <w:i/>
          <w:iCs/>
          <w:color w:val="0070C0"/>
          <w:highlight w:val="white"/>
        </w:rPr>
        <w:t>ultiple_</w:t>
      </w:r>
      <w:r w:rsidR="00525BD2">
        <w:rPr>
          <w:rFonts w:ascii="Times New Roman" w:hAnsi="Times New Roman" w:cs="Times New Roman"/>
          <w:i/>
          <w:iCs/>
          <w:color w:val="0070C0"/>
          <w:highlight w:val="white"/>
        </w:rPr>
        <w:t>f</w:t>
      </w:r>
      <w:r w:rsidR="007F7380" w:rsidRPr="004B660F">
        <w:rPr>
          <w:rFonts w:ascii="Times New Roman" w:hAnsi="Times New Roman" w:cs="Times New Roman"/>
          <w:i/>
          <w:iCs/>
          <w:color w:val="0070C0"/>
          <w:highlight w:val="white"/>
        </w:rPr>
        <w:t>acility_</w:t>
      </w:r>
      <w:r w:rsidR="00525BD2">
        <w:rPr>
          <w:rFonts w:ascii="Times New Roman" w:hAnsi="Times New Roman" w:cs="Times New Roman"/>
          <w:i/>
          <w:iCs/>
          <w:color w:val="0070C0"/>
          <w:highlight w:val="white"/>
        </w:rPr>
        <w:t>c</w:t>
      </w:r>
      <w:r w:rsidR="007F7380" w:rsidRPr="004B660F">
        <w:rPr>
          <w:rFonts w:ascii="Times New Roman" w:hAnsi="Times New Roman" w:cs="Times New Roman"/>
          <w:i/>
          <w:iCs/>
          <w:color w:val="0070C0"/>
          <w:highlight w:val="white"/>
        </w:rPr>
        <w:t>ontingency</w:t>
      </w:r>
      <w:proofErr w:type="spellEnd"/>
      <w:r w:rsidR="007F7380" w:rsidRPr="004B660F">
        <w:rPr>
          <w:rFonts w:ascii="Times New Roman" w:hAnsi="Times New Roman" w:cs="Times New Roman"/>
          <w:color w:val="000000" w:themeColor="text1"/>
          <w:highlight w:val="white"/>
        </w:rPr>
        <w:t>.</w:t>
      </w:r>
    </w:p>
    <w:p w14:paraId="05FDAD24" w14:textId="21F1D735" w:rsidR="007F7380" w:rsidRPr="004B660F" w:rsidRDefault="007F7380" w:rsidP="008A1280">
      <w:pPr>
        <w:pStyle w:val="ListParagraph"/>
        <w:numPr>
          <w:ilvl w:val="0"/>
          <w:numId w:val="14"/>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Contribution to Previously Identified Overload:</w:t>
      </w:r>
      <w:r w:rsidRPr="004B660F">
        <w:rPr>
          <w:rFonts w:ascii="Times New Roman" w:hAnsi="Times New Roman" w:cs="Times New Roman"/>
          <w:color w:val="000000" w:themeColor="text1"/>
          <w:highlight w:val="white"/>
        </w:rPr>
        <w:t xml:space="preserve"> </w:t>
      </w:r>
      <w:r w:rsidR="003E7169" w:rsidRPr="004B660F">
        <w:rPr>
          <w:rFonts w:ascii="Times New Roman" w:hAnsi="Times New Roman" w:cs="Times New Roman"/>
        </w:rPr>
        <w:t xml:space="preserve">This test assesses whether the </w:t>
      </w:r>
      <w:r w:rsidR="00297880" w:rsidRPr="004B660F">
        <w:rPr>
          <w:rFonts w:ascii="Times New Roman" w:hAnsi="Times New Roman" w:cs="Times New Roman"/>
        </w:rPr>
        <w:t xml:space="preserve">generator </w:t>
      </w:r>
      <w:r w:rsidR="003E7169" w:rsidRPr="004B660F">
        <w:rPr>
          <w:rFonts w:ascii="Times New Roman" w:hAnsi="Times New Roman" w:cs="Times New Roman"/>
        </w:rPr>
        <w:t xml:space="preserve">contributes to an overload that has already been identified in previous studies. </w:t>
      </w:r>
      <w:r w:rsidRPr="004B660F">
        <w:rPr>
          <w:rFonts w:ascii="Times New Roman" w:hAnsi="Times New Roman" w:cs="Times New Roman"/>
          <w:color w:val="000000" w:themeColor="text1"/>
          <w:highlight w:val="white"/>
        </w:rPr>
        <w:t xml:space="preserve">We record the test result in </w:t>
      </w:r>
      <w:r w:rsidR="00D339B0">
        <w:rPr>
          <w:rFonts w:ascii="Times New Roman" w:hAnsi="Times New Roman" w:cs="Times New Roman"/>
          <w:color w:val="000000" w:themeColor="text1"/>
          <w:highlight w:val="white"/>
        </w:rPr>
        <w:t xml:space="preserve">the </w:t>
      </w:r>
      <w:r w:rsidRPr="004B660F">
        <w:rPr>
          <w:rFonts w:ascii="Times New Roman" w:hAnsi="Times New Roman" w:cs="Times New Roman"/>
          <w:color w:val="000000" w:themeColor="text1"/>
          <w:highlight w:val="white"/>
        </w:rPr>
        <w:t xml:space="preserve">variable </w:t>
      </w:r>
      <w:proofErr w:type="spellStart"/>
      <w:r w:rsidR="00525BD2">
        <w:rPr>
          <w:rFonts w:ascii="Times New Roman" w:hAnsi="Times New Roman" w:cs="Times New Roman"/>
          <w:i/>
          <w:iCs/>
          <w:color w:val="0070C0"/>
          <w:highlight w:val="white"/>
        </w:rPr>
        <w:t>c</w:t>
      </w:r>
      <w:r w:rsidRPr="004B660F">
        <w:rPr>
          <w:rFonts w:ascii="Times New Roman" w:hAnsi="Times New Roman" w:cs="Times New Roman"/>
          <w:i/>
          <w:iCs/>
          <w:color w:val="0070C0"/>
          <w:highlight w:val="white"/>
        </w:rPr>
        <w:t>ontrib_to_</w:t>
      </w:r>
      <w:r w:rsidR="00525BD2">
        <w:rPr>
          <w:rFonts w:ascii="Times New Roman" w:hAnsi="Times New Roman" w:cs="Times New Roman"/>
          <w:i/>
          <w:iCs/>
          <w:color w:val="0070C0"/>
          <w:highlight w:val="white"/>
        </w:rPr>
        <w:t>p</w:t>
      </w:r>
      <w:r w:rsidRPr="004B660F">
        <w:rPr>
          <w:rFonts w:ascii="Times New Roman" w:hAnsi="Times New Roman" w:cs="Times New Roman"/>
          <w:i/>
          <w:iCs/>
          <w:color w:val="0070C0"/>
          <w:highlight w:val="white"/>
        </w:rPr>
        <w:t>rev_</w:t>
      </w:r>
      <w:r w:rsidR="00525BD2">
        <w:rPr>
          <w:rFonts w:ascii="Times New Roman" w:hAnsi="Times New Roman" w:cs="Times New Roman"/>
          <w:i/>
          <w:iCs/>
          <w:color w:val="0070C0"/>
          <w:highlight w:val="white"/>
        </w:rPr>
        <w:t>i</w:t>
      </w:r>
      <w:r w:rsidRPr="004B660F">
        <w:rPr>
          <w:rFonts w:ascii="Times New Roman" w:hAnsi="Times New Roman" w:cs="Times New Roman"/>
          <w:i/>
          <w:iCs/>
          <w:color w:val="0070C0"/>
          <w:highlight w:val="white"/>
        </w:rPr>
        <w:t>dentifi</w:t>
      </w:r>
      <w:proofErr w:type="spellEnd"/>
      <w:r w:rsidRPr="004B660F">
        <w:rPr>
          <w:rFonts w:ascii="Times New Roman" w:hAnsi="Times New Roman" w:cs="Times New Roman"/>
          <w:color w:val="000000" w:themeColor="text1"/>
          <w:highlight w:val="white"/>
        </w:rPr>
        <w:t>.</w:t>
      </w:r>
    </w:p>
    <w:p w14:paraId="4537AEDE" w14:textId="3B68F028" w:rsidR="007F7380" w:rsidRPr="004B660F" w:rsidRDefault="005E4C71" w:rsidP="008A1280">
      <w:pPr>
        <w:pStyle w:val="ListParagraph"/>
        <w:numPr>
          <w:ilvl w:val="0"/>
          <w:numId w:val="14"/>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New System Reinforcement</w:t>
      </w:r>
      <w:r w:rsidR="007F7380" w:rsidRPr="004B660F">
        <w:rPr>
          <w:rFonts w:ascii="Times New Roman" w:hAnsi="Times New Roman" w:cs="Times New Roman"/>
          <w:b/>
          <w:bCs/>
          <w:color w:val="0070C0"/>
          <w:highlight w:val="white"/>
        </w:rPr>
        <w:t>:</w:t>
      </w:r>
      <w:r w:rsidR="007F7380" w:rsidRPr="004B660F">
        <w:rPr>
          <w:rFonts w:ascii="Times New Roman" w:hAnsi="Times New Roman" w:cs="Times New Roman"/>
          <w:color w:val="000000" w:themeColor="text1"/>
          <w:highlight w:val="white"/>
        </w:rPr>
        <w:t xml:space="preserve"> </w:t>
      </w:r>
      <w:r w:rsidR="003E7169" w:rsidRPr="004B660F">
        <w:rPr>
          <w:rFonts w:ascii="Times New Roman" w:hAnsi="Times New Roman" w:cs="Times New Roman"/>
        </w:rPr>
        <w:t xml:space="preserve">This test identifies whether the </w:t>
      </w:r>
      <w:r w:rsidR="00297880" w:rsidRPr="004B660F">
        <w:rPr>
          <w:rFonts w:ascii="Times New Roman" w:hAnsi="Times New Roman" w:cs="Times New Roman"/>
        </w:rPr>
        <w:t>generator</w:t>
      </w:r>
      <w:r w:rsidR="003E7169" w:rsidRPr="004B660F">
        <w:rPr>
          <w:rFonts w:ascii="Times New Roman" w:hAnsi="Times New Roman" w:cs="Times New Roman"/>
        </w:rPr>
        <w:t xml:space="preserve"> creates new system violations that require upgrades. These are also referred to as new system upgrades in the study.</w:t>
      </w:r>
      <w:r w:rsidR="007F7380" w:rsidRPr="004B660F">
        <w:rPr>
          <w:rFonts w:ascii="Times New Roman" w:hAnsi="Times New Roman" w:cs="Times New Roman"/>
        </w:rPr>
        <w:t xml:space="preserve"> </w:t>
      </w:r>
      <w:r w:rsidR="007F7380" w:rsidRPr="004B660F">
        <w:rPr>
          <w:rFonts w:ascii="Times New Roman" w:hAnsi="Times New Roman" w:cs="Times New Roman"/>
          <w:color w:val="000000" w:themeColor="text1"/>
          <w:highlight w:val="white"/>
        </w:rPr>
        <w:t xml:space="preserve">We record the test result in </w:t>
      </w:r>
      <w:r w:rsidR="00297880" w:rsidRPr="004B660F">
        <w:rPr>
          <w:rFonts w:ascii="Times New Roman" w:hAnsi="Times New Roman" w:cs="Times New Roman"/>
          <w:color w:val="000000" w:themeColor="text1"/>
          <w:highlight w:val="white"/>
        </w:rPr>
        <w:t xml:space="preserve">the </w:t>
      </w:r>
      <w:r w:rsidR="007F7380" w:rsidRPr="004B660F">
        <w:rPr>
          <w:rFonts w:ascii="Times New Roman" w:hAnsi="Times New Roman" w:cs="Times New Roman"/>
          <w:color w:val="000000" w:themeColor="text1"/>
          <w:highlight w:val="white"/>
        </w:rPr>
        <w:t xml:space="preserve">variable </w:t>
      </w:r>
      <w:proofErr w:type="spellStart"/>
      <w:r w:rsidR="00525BD2">
        <w:rPr>
          <w:rFonts w:ascii="Times New Roman" w:hAnsi="Times New Roman" w:cs="Times New Roman"/>
          <w:i/>
          <w:iCs/>
          <w:color w:val="0070C0"/>
          <w:highlight w:val="white"/>
        </w:rPr>
        <w:t>n</w:t>
      </w:r>
      <w:r w:rsidR="00A5493E" w:rsidRPr="004B660F">
        <w:rPr>
          <w:rFonts w:ascii="Times New Roman" w:hAnsi="Times New Roman" w:cs="Times New Roman"/>
          <w:i/>
          <w:iCs/>
          <w:color w:val="0070C0"/>
          <w:highlight w:val="white"/>
        </w:rPr>
        <w:t>ew</w:t>
      </w:r>
      <w:r w:rsidR="00525BD2">
        <w:rPr>
          <w:rFonts w:ascii="Times New Roman" w:hAnsi="Times New Roman" w:cs="Times New Roman"/>
          <w:i/>
          <w:iCs/>
          <w:color w:val="0070C0"/>
          <w:highlight w:val="white"/>
        </w:rPr>
        <w:t>s</w:t>
      </w:r>
      <w:r w:rsidR="00A5493E" w:rsidRPr="004B660F">
        <w:rPr>
          <w:rFonts w:ascii="Times New Roman" w:hAnsi="Times New Roman" w:cs="Times New Roman"/>
          <w:i/>
          <w:iCs/>
          <w:color w:val="0070C0"/>
          <w:highlight w:val="white"/>
        </w:rPr>
        <w:t>ystem_</w:t>
      </w:r>
      <w:r w:rsidR="00525BD2">
        <w:rPr>
          <w:rFonts w:ascii="Times New Roman" w:hAnsi="Times New Roman" w:cs="Times New Roman"/>
          <w:i/>
          <w:iCs/>
          <w:color w:val="0070C0"/>
          <w:highlight w:val="white"/>
        </w:rPr>
        <w:t>r</w:t>
      </w:r>
      <w:r w:rsidR="00A5493E" w:rsidRPr="004B660F">
        <w:rPr>
          <w:rFonts w:ascii="Times New Roman" w:hAnsi="Times New Roman" w:cs="Times New Roman"/>
          <w:i/>
          <w:iCs/>
          <w:color w:val="0070C0"/>
          <w:highlight w:val="white"/>
        </w:rPr>
        <w:t>einforcement</w:t>
      </w:r>
      <w:proofErr w:type="spellEnd"/>
      <w:r w:rsidR="007F7380" w:rsidRPr="004B660F">
        <w:rPr>
          <w:rFonts w:ascii="Times New Roman" w:hAnsi="Times New Roman" w:cs="Times New Roman"/>
          <w:color w:val="000000" w:themeColor="text1"/>
          <w:highlight w:val="white"/>
        </w:rPr>
        <w:t>.</w:t>
      </w:r>
      <w:r w:rsidR="00A5493E" w:rsidRPr="004B660F">
        <w:rPr>
          <w:rFonts w:ascii="Times New Roman" w:hAnsi="Times New Roman" w:cs="Times New Roman"/>
          <w:color w:val="000000" w:themeColor="text1"/>
          <w:highlight w:val="white"/>
        </w:rPr>
        <w:t xml:space="preserve"> </w:t>
      </w:r>
    </w:p>
    <w:p w14:paraId="4744E717" w14:textId="39FADBC9" w:rsidR="007F7380" w:rsidRPr="004B660F" w:rsidRDefault="005E4C71" w:rsidP="008A1280">
      <w:pPr>
        <w:pStyle w:val="ListParagraph"/>
        <w:numPr>
          <w:ilvl w:val="0"/>
          <w:numId w:val="14"/>
        </w:numPr>
        <w:shd w:val="clear" w:color="auto" w:fill="FFFFFF"/>
        <w:spacing w:line="240" w:lineRule="auto"/>
        <w:rPr>
          <w:rFonts w:ascii="Times New Roman" w:hAnsi="Times New Roman" w:cs="Times New Roman"/>
          <w:i/>
          <w:iCs/>
          <w:color w:val="000000" w:themeColor="text1"/>
        </w:rPr>
      </w:pPr>
      <w:r w:rsidRPr="004B660F">
        <w:rPr>
          <w:rFonts w:ascii="Times New Roman" w:hAnsi="Times New Roman" w:cs="Times New Roman"/>
          <w:b/>
          <w:bCs/>
          <w:color w:val="0070C0"/>
          <w:highlight w:val="white"/>
        </w:rPr>
        <w:t>Previously Identified System Reinforcement</w:t>
      </w:r>
      <w:r w:rsidR="007F7380" w:rsidRPr="004B660F">
        <w:rPr>
          <w:rFonts w:ascii="Times New Roman" w:hAnsi="Times New Roman" w:cs="Times New Roman"/>
          <w:b/>
          <w:bCs/>
          <w:color w:val="0070C0"/>
          <w:highlight w:val="white"/>
        </w:rPr>
        <w:t>:</w:t>
      </w:r>
      <w:r w:rsidR="007F7380" w:rsidRPr="004B660F">
        <w:rPr>
          <w:rFonts w:ascii="Times New Roman" w:hAnsi="Times New Roman" w:cs="Times New Roman"/>
          <w:color w:val="0070C0"/>
          <w:highlight w:val="white"/>
        </w:rPr>
        <w:t xml:space="preserve"> </w:t>
      </w:r>
      <w:r w:rsidR="003E7169" w:rsidRPr="004B660F">
        <w:rPr>
          <w:rFonts w:ascii="Times New Roman" w:hAnsi="Times New Roman" w:cs="Times New Roman"/>
        </w:rPr>
        <w:t xml:space="preserve">This test determines whether the </w:t>
      </w:r>
      <w:r w:rsidR="00525BD2">
        <w:rPr>
          <w:rFonts w:ascii="Times New Roman" w:hAnsi="Times New Roman" w:cs="Times New Roman"/>
        </w:rPr>
        <w:t xml:space="preserve">generator </w:t>
      </w:r>
      <w:r w:rsidR="003E7169" w:rsidRPr="004B660F">
        <w:rPr>
          <w:rFonts w:ascii="Times New Roman" w:hAnsi="Times New Roman" w:cs="Times New Roman"/>
        </w:rPr>
        <w:t xml:space="preserve">contributes to previously known system issues that still require reinforcement. </w:t>
      </w:r>
      <w:r w:rsidR="00A60D0E">
        <w:rPr>
          <w:rFonts w:ascii="Times New Roman" w:hAnsi="Times New Roman" w:cs="Times New Roman"/>
        </w:rPr>
        <w:t>This test also</w:t>
      </w:r>
      <w:r w:rsidR="003E7169" w:rsidRPr="004B660F">
        <w:rPr>
          <w:rFonts w:ascii="Times New Roman" w:hAnsi="Times New Roman" w:cs="Times New Roman"/>
        </w:rPr>
        <w:t xml:space="preserve"> </w:t>
      </w:r>
      <w:r w:rsidR="003E7169" w:rsidRPr="004B660F">
        <w:rPr>
          <w:rFonts w:ascii="Times New Roman" w:hAnsi="Times New Roman" w:cs="Times New Roman"/>
        </w:rPr>
        <w:lastRenderedPageBreak/>
        <w:t xml:space="preserve">referred to as previously identified system upgrades in the study. </w:t>
      </w:r>
      <w:r w:rsidR="007F7380" w:rsidRPr="004B660F">
        <w:rPr>
          <w:rFonts w:ascii="Times New Roman" w:hAnsi="Times New Roman" w:cs="Times New Roman"/>
          <w:color w:val="000000" w:themeColor="text1"/>
          <w:highlight w:val="white"/>
        </w:rPr>
        <w:t xml:space="preserve">We record the test result in </w:t>
      </w:r>
      <w:r w:rsidR="000743A7" w:rsidRPr="004B660F">
        <w:rPr>
          <w:rFonts w:ascii="Times New Roman" w:hAnsi="Times New Roman" w:cs="Times New Roman"/>
          <w:color w:val="000000" w:themeColor="text1"/>
          <w:highlight w:val="white"/>
        </w:rPr>
        <w:t xml:space="preserve">the </w:t>
      </w:r>
      <w:r w:rsidR="007F7380" w:rsidRPr="004B660F">
        <w:rPr>
          <w:rFonts w:ascii="Times New Roman" w:hAnsi="Times New Roman" w:cs="Times New Roman"/>
          <w:color w:val="000000" w:themeColor="text1"/>
          <w:highlight w:val="white"/>
        </w:rPr>
        <w:t xml:space="preserve">variable </w:t>
      </w:r>
      <w:proofErr w:type="spellStart"/>
      <w:r w:rsidR="00525BD2">
        <w:rPr>
          <w:rFonts w:ascii="Times New Roman" w:hAnsi="Times New Roman" w:cs="Times New Roman"/>
          <w:i/>
          <w:iCs/>
          <w:color w:val="0070C0"/>
          <w:highlight w:val="white"/>
        </w:rPr>
        <w:t>p</w:t>
      </w:r>
      <w:r w:rsidR="00A5493E" w:rsidRPr="004B660F">
        <w:rPr>
          <w:rFonts w:ascii="Times New Roman" w:hAnsi="Times New Roman" w:cs="Times New Roman"/>
          <w:i/>
          <w:iCs/>
          <w:color w:val="0070C0"/>
          <w:highlight w:val="white"/>
        </w:rPr>
        <w:t>rev</w:t>
      </w:r>
      <w:r w:rsidR="00525BD2">
        <w:rPr>
          <w:rFonts w:ascii="Times New Roman" w:hAnsi="Times New Roman" w:cs="Times New Roman"/>
          <w:i/>
          <w:iCs/>
          <w:color w:val="0070C0"/>
          <w:highlight w:val="white"/>
        </w:rPr>
        <w:t>s</w:t>
      </w:r>
      <w:r w:rsidR="00A5493E" w:rsidRPr="004B660F">
        <w:rPr>
          <w:rFonts w:ascii="Times New Roman" w:hAnsi="Times New Roman" w:cs="Times New Roman"/>
          <w:i/>
          <w:iCs/>
          <w:color w:val="0070C0"/>
          <w:highlight w:val="white"/>
        </w:rPr>
        <w:t>ystem_</w:t>
      </w:r>
      <w:r w:rsidR="00525BD2">
        <w:rPr>
          <w:rFonts w:ascii="Times New Roman" w:hAnsi="Times New Roman" w:cs="Times New Roman"/>
          <w:i/>
          <w:iCs/>
          <w:color w:val="0070C0"/>
          <w:highlight w:val="white"/>
        </w:rPr>
        <w:t>r</w:t>
      </w:r>
      <w:r w:rsidR="00A5493E" w:rsidRPr="004B660F">
        <w:rPr>
          <w:rFonts w:ascii="Times New Roman" w:hAnsi="Times New Roman" w:cs="Times New Roman"/>
          <w:i/>
          <w:iCs/>
          <w:color w:val="0070C0"/>
          <w:highlight w:val="white"/>
        </w:rPr>
        <w:t>einforcement</w:t>
      </w:r>
      <w:proofErr w:type="spellEnd"/>
      <w:r w:rsidR="007F7380" w:rsidRPr="004B660F">
        <w:rPr>
          <w:rFonts w:ascii="Times New Roman" w:hAnsi="Times New Roman" w:cs="Times New Roman"/>
          <w:color w:val="000000" w:themeColor="text1"/>
          <w:highlight w:val="white"/>
        </w:rPr>
        <w:t>.</w:t>
      </w:r>
    </w:p>
    <w:p w14:paraId="3E0590EF" w14:textId="3F25D6DD" w:rsidR="007F7380" w:rsidRPr="004B660F" w:rsidRDefault="005E4C71" w:rsidP="008A1280">
      <w:pPr>
        <w:pStyle w:val="ListParagraph"/>
        <w:numPr>
          <w:ilvl w:val="0"/>
          <w:numId w:val="14"/>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Short Circuit Analysis</w:t>
      </w:r>
      <w:r w:rsidR="007F7380" w:rsidRPr="004B660F">
        <w:rPr>
          <w:rFonts w:ascii="Times New Roman" w:hAnsi="Times New Roman" w:cs="Times New Roman"/>
          <w:b/>
          <w:bCs/>
          <w:i/>
          <w:iCs/>
          <w:color w:val="0070C0"/>
          <w:highlight w:val="white"/>
        </w:rPr>
        <w:t>:</w:t>
      </w:r>
      <w:r w:rsidR="007F7380" w:rsidRPr="004B660F">
        <w:rPr>
          <w:rFonts w:ascii="Times New Roman" w:hAnsi="Times New Roman" w:cs="Times New Roman"/>
          <w:i/>
          <w:iCs/>
          <w:color w:val="000000" w:themeColor="text1"/>
          <w:highlight w:val="white"/>
        </w:rPr>
        <w:t xml:space="preserve"> </w:t>
      </w:r>
      <w:r w:rsidR="003E7169" w:rsidRPr="004B660F">
        <w:rPr>
          <w:rFonts w:ascii="Times New Roman" w:hAnsi="Times New Roman" w:cs="Times New Roman"/>
        </w:rPr>
        <w:t xml:space="preserve">This test </w:t>
      </w:r>
      <w:r w:rsidR="005F0D49" w:rsidRPr="004B660F">
        <w:rPr>
          <w:rFonts w:ascii="Times New Roman" w:hAnsi="Times New Roman" w:cs="Times New Roman"/>
        </w:rPr>
        <w:t>determines</w:t>
      </w:r>
      <w:r w:rsidR="000743A7" w:rsidRPr="004B660F">
        <w:rPr>
          <w:rFonts w:ascii="Times New Roman" w:hAnsi="Times New Roman" w:cs="Times New Roman"/>
        </w:rPr>
        <w:t xml:space="preserve"> </w:t>
      </w:r>
      <w:r w:rsidR="003E7169" w:rsidRPr="004B660F">
        <w:rPr>
          <w:rFonts w:ascii="Times New Roman" w:hAnsi="Times New Roman" w:cs="Times New Roman"/>
        </w:rPr>
        <w:t xml:space="preserve">whether the </w:t>
      </w:r>
      <w:r w:rsidR="00525BD2">
        <w:rPr>
          <w:rFonts w:ascii="Times New Roman" w:hAnsi="Times New Roman" w:cs="Times New Roman"/>
        </w:rPr>
        <w:t>generator</w:t>
      </w:r>
      <w:r w:rsidR="003E7169" w:rsidRPr="004B660F">
        <w:rPr>
          <w:rFonts w:ascii="Times New Roman" w:hAnsi="Times New Roman" w:cs="Times New Roman"/>
        </w:rPr>
        <w:t xml:space="preserve"> would cause short circuit current levels to exceed equipment ratings</w:t>
      </w:r>
      <w:r w:rsidR="005F0D49" w:rsidRPr="004B660F">
        <w:rPr>
          <w:rFonts w:ascii="Times New Roman" w:hAnsi="Times New Roman" w:cs="Times New Roman"/>
        </w:rPr>
        <w:t xml:space="preserve">. </w:t>
      </w:r>
      <w:r w:rsidR="007F7380" w:rsidRPr="004B660F">
        <w:rPr>
          <w:rFonts w:ascii="Times New Roman" w:hAnsi="Times New Roman" w:cs="Times New Roman"/>
          <w:color w:val="000000" w:themeColor="text1"/>
          <w:highlight w:val="white"/>
        </w:rPr>
        <w:t xml:space="preserve">We record the test result in </w:t>
      </w:r>
      <w:r w:rsidR="000743A7" w:rsidRPr="004B660F">
        <w:rPr>
          <w:rFonts w:ascii="Times New Roman" w:hAnsi="Times New Roman" w:cs="Times New Roman"/>
          <w:color w:val="000000" w:themeColor="text1"/>
          <w:highlight w:val="white"/>
        </w:rPr>
        <w:t xml:space="preserve">the </w:t>
      </w:r>
      <w:r w:rsidR="007F7380" w:rsidRPr="004B660F">
        <w:rPr>
          <w:rFonts w:ascii="Times New Roman" w:hAnsi="Times New Roman" w:cs="Times New Roman"/>
          <w:color w:val="000000" w:themeColor="text1"/>
          <w:highlight w:val="white"/>
        </w:rPr>
        <w:t xml:space="preserve">variable </w:t>
      </w:r>
      <w:proofErr w:type="spellStart"/>
      <w:r w:rsidR="00525BD2">
        <w:rPr>
          <w:rFonts w:ascii="Times New Roman" w:hAnsi="Times New Roman" w:cs="Times New Roman"/>
          <w:i/>
          <w:iCs/>
          <w:color w:val="0070C0"/>
          <w:highlight w:val="white"/>
        </w:rPr>
        <w:t>s</w:t>
      </w:r>
      <w:r w:rsidR="00A5493E" w:rsidRPr="004B660F">
        <w:rPr>
          <w:rFonts w:ascii="Times New Roman" w:hAnsi="Times New Roman" w:cs="Times New Roman"/>
          <w:i/>
          <w:iCs/>
          <w:color w:val="0070C0"/>
          <w:highlight w:val="white"/>
        </w:rPr>
        <w:t>hort_</w:t>
      </w:r>
      <w:r w:rsidR="00525BD2">
        <w:rPr>
          <w:rFonts w:ascii="Times New Roman" w:hAnsi="Times New Roman" w:cs="Times New Roman"/>
          <w:i/>
          <w:iCs/>
          <w:color w:val="0070C0"/>
          <w:highlight w:val="white"/>
        </w:rPr>
        <w:t>c</w:t>
      </w:r>
      <w:r w:rsidR="00A5493E" w:rsidRPr="004B660F">
        <w:rPr>
          <w:rFonts w:ascii="Times New Roman" w:hAnsi="Times New Roman" w:cs="Times New Roman"/>
          <w:i/>
          <w:iCs/>
          <w:color w:val="0070C0"/>
          <w:highlight w:val="white"/>
        </w:rPr>
        <w:t>ircuit</w:t>
      </w:r>
      <w:proofErr w:type="spellEnd"/>
      <w:r w:rsidR="007F7380" w:rsidRPr="004B660F">
        <w:rPr>
          <w:rFonts w:ascii="Times New Roman" w:hAnsi="Times New Roman" w:cs="Times New Roman"/>
          <w:color w:val="000000" w:themeColor="text1"/>
          <w:highlight w:val="white"/>
        </w:rPr>
        <w:t>.</w:t>
      </w:r>
    </w:p>
    <w:p w14:paraId="29BCE51A" w14:textId="386F6E6E" w:rsidR="007F7380" w:rsidRPr="004B660F" w:rsidRDefault="005E4C71" w:rsidP="008A1280">
      <w:pPr>
        <w:pStyle w:val="ListParagraph"/>
        <w:numPr>
          <w:ilvl w:val="0"/>
          <w:numId w:val="14"/>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System Protection Analysis</w:t>
      </w:r>
      <w:r w:rsidR="007F7380" w:rsidRPr="004B660F">
        <w:rPr>
          <w:rFonts w:ascii="Times New Roman" w:hAnsi="Times New Roman" w:cs="Times New Roman"/>
          <w:b/>
          <w:bCs/>
          <w:color w:val="0070C0"/>
          <w:highlight w:val="white"/>
        </w:rPr>
        <w:t>:</w:t>
      </w:r>
      <w:r w:rsidR="007F7380" w:rsidRPr="004B660F">
        <w:rPr>
          <w:rFonts w:ascii="Times New Roman" w:hAnsi="Times New Roman" w:cs="Times New Roman"/>
          <w:color w:val="0070C0"/>
          <w:highlight w:val="white"/>
        </w:rPr>
        <w:t xml:space="preserve"> </w:t>
      </w:r>
      <w:r w:rsidR="003E7169" w:rsidRPr="004B660F">
        <w:rPr>
          <w:rFonts w:ascii="Times New Roman" w:hAnsi="Times New Roman" w:cs="Times New Roman"/>
        </w:rPr>
        <w:t xml:space="preserve">This test examines whether the existing protection can properly isolate faults involving the new </w:t>
      </w:r>
      <w:r w:rsidR="00BC6F18" w:rsidRPr="004B660F">
        <w:rPr>
          <w:rFonts w:ascii="Times New Roman" w:hAnsi="Times New Roman" w:cs="Times New Roman"/>
        </w:rPr>
        <w:t>generator</w:t>
      </w:r>
      <w:r w:rsidR="003E7169" w:rsidRPr="004B660F">
        <w:rPr>
          <w:rFonts w:ascii="Times New Roman" w:hAnsi="Times New Roman" w:cs="Times New Roman"/>
        </w:rPr>
        <w:t xml:space="preserve">. </w:t>
      </w:r>
      <w:r w:rsidR="007F7380" w:rsidRPr="004B660F">
        <w:rPr>
          <w:rFonts w:ascii="Times New Roman" w:hAnsi="Times New Roman" w:cs="Times New Roman"/>
          <w:color w:val="000000" w:themeColor="text1"/>
          <w:highlight w:val="white"/>
        </w:rPr>
        <w:t xml:space="preserve">We record the test result in </w:t>
      </w:r>
      <w:r w:rsidR="00BC6F18" w:rsidRPr="004B660F">
        <w:rPr>
          <w:rFonts w:ascii="Times New Roman" w:hAnsi="Times New Roman" w:cs="Times New Roman"/>
          <w:color w:val="000000" w:themeColor="text1"/>
          <w:highlight w:val="white"/>
        </w:rPr>
        <w:t xml:space="preserve">the </w:t>
      </w:r>
      <w:r w:rsidR="007F7380" w:rsidRPr="004B660F">
        <w:rPr>
          <w:rFonts w:ascii="Times New Roman" w:hAnsi="Times New Roman" w:cs="Times New Roman"/>
          <w:color w:val="000000" w:themeColor="text1"/>
          <w:highlight w:val="white"/>
        </w:rPr>
        <w:t xml:space="preserve">variable </w:t>
      </w:r>
      <w:proofErr w:type="spellStart"/>
      <w:r w:rsidR="00525BD2">
        <w:rPr>
          <w:rFonts w:ascii="Times New Roman" w:hAnsi="Times New Roman" w:cs="Times New Roman"/>
          <w:i/>
          <w:iCs/>
          <w:color w:val="0070C0"/>
          <w:highlight w:val="white"/>
        </w:rPr>
        <w:t>s</w:t>
      </w:r>
      <w:r w:rsidR="00A5493E" w:rsidRPr="004B660F">
        <w:rPr>
          <w:rFonts w:ascii="Times New Roman" w:hAnsi="Times New Roman" w:cs="Times New Roman"/>
          <w:i/>
          <w:iCs/>
          <w:color w:val="0070C0"/>
          <w:highlight w:val="white"/>
        </w:rPr>
        <w:t>ystem_</w:t>
      </w:r>
      <w:r w:rsidR="00525BD2">
        <w:rPr>
          <w:rFonts w:ascii="Times New Roman" w:hAnsi="Times New Roman" w:cs="Times New Roman"/>
          <w:i/>
          <w:iCs/>
          <w:color w:val="0070C0"/>
          <w:highlight w:val="white"/>
        </w:rPr>
        <w:t>p</w:t>
      </w:r>
      <w:r w:rsidR="00A5493E" w:rsidRPr="004B660F">
        <w:rPr>
          <w:rFonts w:ascii="Times New Roman" w:hAnsi="Times New Roman" w:cs="Times New Roman"/>
          <w:i/>
          <w:iCs/>
          <w:color w:val="0070C0"/>
          <w:highlight w:val="white"/>
        </w:rPr>
        <w:t>rotection_</w:t>
      </w:r>
      <w:r w:rsidR="00525BD2">
        <w:rPr>
          <w:rFonts w:ascii="Times New Roman" w:hAnsi="Times New Roman" w:cs="Times New Roman"/>
          <w:i/>
          <w:iCs/>
          <w:color w:val="0070C0"/>
          <w:highlight w:val="white"/>
        </w:rPr>
        <w:t>a</w:t>
      </w:r>
      <w:r w:rsidR="00A5493E" w:rsidRPr="004B660F">
        <w:rPr>
          <w:rFonts w:ascii="Times New Roman" w:hAnsi="Times New Roman" w:cs="Times New Roman"/>
          <w:i/>
          <w:iCs/>
          <w:color w:val="0070C0"/>
          <w:highlight w:val="white"/>
        </w:rPr>
        <w:t>nalysis</w:t>
      </w:r>
      <w:proofErr w:type="spellEnd"/>
      <w:r w:rsidR="007F7380" w:rsidRPr="004B660F">
        <w:rPr>
          <w:rFonts w:ascii="Times New Roman" w:hAnsi="Times New Roman" w:cs="Times New Roman"/>
          <w:color w:val="000000" w:themeColor="text1"/>
          <w:highlight w:val="white"/>
        </w:rPr>
        <w:t>.</w:t>
      </w:r>
      <w:r w:rsidR="003E7169" w:rsidRPr="004B660F">
        <w:rPr>
          <w:rFonts w:ascii="Times New Roman" w:hAnsi="Times New Roman" w:cs="Times New Roman"/>
          <w:color w:val="000000" w:themeColor="text1"/>
          <w:highlight w:val="white"/>
        </w:rPr>
        <w:t xml:space="preserve"> </w:t>
      </w:r>
    </w:p>
    <w:p w14:paraId="471A465D" w14:textId="556A7B4B" w:rsidR="003E7169" w:rsidRPr="004B660F" w:rsidRDefault="005E4C71" w:rsidP="008A1280">
      <w:pPr>
        <w:pStyle w:val="ListParagraph"/>
        <w:numPr>
          <w:ilvl w:val="0"/>
          <w:numId w:val="14"/>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Short Circuit and Dynamic Analysis</w:t>
      </w:r>
      <w:r w:rsidR="007F7380" w:rsidRPr="004B660F">
        <w:rPr>
          <w:rFonts w:ascii="Times New Roman" w:hAnsi="Times New Roman" w:cs="Times New Roman"/>
          <w:b/>
          <w:bCs/>
          <w:color w:val="0070C0"/>
          <w:highlight w:val="white"/>
        </w:rPr>
        <w:t>:</w:t>
      </w:r>
      <w:r w:rsidR="007F7380" w:rsidRPr="004B660F">
        <w:rPr>
          <w:rFonts w:ascii="Times New Roman" w:hAnsi="Times New Roman" w:cs="Times New Roman"/>
          <w:color w:val="000000" w:themeColor="text1"/>
          <w:highlight w:val="white"/>
        </w:rPr>
        <w:t xml:space="preserve"> </w:t>
      </w:r>
      <w:r w:rsidR="003E7169" w:rsidRPr="004B660F">
        <w:rPr>
          <w:rFonts w:ascii="Times New Roman" w:hAnsi="Times New Roman" w:cs="Times New Roman"/>
        </w:rPr>
        <w:t xml:space="preserve">This test evaluates how the </w:t>
      </w:r>
      <w:r w:rsidR="00BC6F18" w:rsidRPr="004B660F">
        <w:rPr>
          <w:rFonts w:ascii="Times New Roman" w:hAnsi="Times New Roman" w:cs="Times New Roman"/>
        </w:rPr>
        <w:t xml:space="preserve">generator </w:t>
      </w:r>
      <w:r w:rsidR="003E7169" w:rsidRPr="004B660F">
        <w:rPr>
          <w:rFonts w:ascii="Times New Roman" w:hAnsi="Times New Roman" w:cs="Times New Roman"/>
        </w:rPr>
        <w:t xml:space="preserve">may impact system stability and dynamic response under fault conditions. This test </w:t>
      </w:r>
      <w:r w:rsidR="00BC6F18" w:rsidRPr="004B660F">
        <w:rPr>
          <w:rFonts w:ascii="Times New Roman" w:hAnsi="Times New Roman" w:cs="Times New Roman"/>
        </w:rPr>
        <w:t xml:space="preserve">is </w:t>
      </w:r>
      <w:r w:rsidR="007F7380" w:rsidRPr="004B660F">
        <w:rPr>
          <w:rFonts w:ascii="Times New Roman" w:hAnsi="Times New Roman" w:cs="Times New Roman"/>
          <w:color w:val="000000" w:themeColor="text1"/>
          <w:highlight w:val="white"/>
        </w:rPr>
        <w:t>also referred to as dynamic simulation analysis</w:t>
      </w:r>
      <w:r w:rsidR="003E7169" w:rsidRPr="004B660F">
        <w:rPr>
          <w:rFonts w:ascii="Times New Roman" w:hAnsi="Times New Roman" w:cs="Times New Roman"/>
          <w:color w:val="000000" w:themeColor="text1"/>
          <w:highlight w:val="white"/>
        </w:rPr>
        <w:t>, stability and reactive power requirement, stability analysis,</w:t>
      </w:r>
      <w:r w:rsidR="00BC6F18" w:rsidRPr="004B660F">
        <w:rPr>
          <w:rFonts w:ascii="Times New Roman" w:hAnsi="Times New Roman" w:cs="Times New Roman"/>
          <w:color w:val="000000" w:themeColor="text1"/>
          <w:highlight w:val="white"/>
        </w:rPr>
        <w:t xml:space="preserve"> and</w:t>
      </w:r>
      <w:r w:rsidR="003E7169" w:rsidRPr="004B660F">
        <w:rPr>
          <w:rFonts w:ascii="Times New Roman" w:hAnsi="Times New Roman" w:cs="Times New Roman"/>
          <w:color w:val="000000" w:themeColor="text1"/>
          <w:highlight w:val="white"/>
        </w:rPr>
        <w:t xml:space="preserve"> transient stability analysis</w:t>
      </w:r>
      <w:r w:rsidR="007F7380" w:rsidRPr="004B660F">
        <w:rPr>
          <w:rFonts w:ascii="Times New Roman" w:hAnsi="Times New Roman" w:cs="Times New Roman"/>
          <w:color w:val="000000" w:themeColor="text1"/>
          <w:highlight w:val="white"/>
        </w:rPr>
        <w:t xml:space="preserve"> in the study</w:t>
      </w:r>
      <w:r w:rsidR="003E7169" w:rsidRPr="004B660F">
        <w:rPr>
          <w:rFonts w:ascii="Times New Roman" w:hAnsi="Times New Roman" w:cs="Times New Roman"/>
          <w:color w:val="000000" w:themeColor="text1"/>
          <w:highlight w:val="white"/>
        </w:rPr>
        <w:t xml:space="preserve">. </w:t>
      </w:r>
      <w:r w:rsidR="007F7380" w:rsidRPr="004B660F">
        <w:rPr>
          <w:rFonts w:ascii="Times New Roman" w:hAnsi="Times New Roman" w:cs="Times New Roman"/>
          <w:color w:val="000000" w:themeColor="text1"/>
          <w:highlight w:val="white"/>
        </w:rPr>
        <w:t xml:space="preserve">We record the test result in </w:t>
      </w:r>
      <w:r w:rsidR="00BC6F18" w:rsidRPr="004B660F">
        <w:rPr>
          <w:rFonts w:ascii="Times New Roman" w:hAnsi="Times New Roman" w:cs="Times New Roman"/>
          <w:color w:val="000000" w:themeColor="text1"/>
          <w:highlight w:val="white"/>
        </w:rPr>
        <w:t xml:space="preserve">the </w:t>
      </w:r>
      <w:r w:rsidR="007F7380" w:rsidRPr="004B660F">
        <w:rPr>
          <w:rFonts w:ascii="Times New Roman" w:hAnsi="Times New Roman" w:cs="Times New Roman"/>
          <w:color w:val="000000" w:themeColor="text1"/>
          <w:highlight w:val="white"/>
        </w:rPr>
        <w:t xml:space="preserve">variable </w:t>
      </w:r>
      <w:proofErr w:type="spellStart"/>
      <w:r w:rsidR="00525BD2">
        <w:rPr>
          <w:rFonts w:ascii="Times New Roman" w:hAnsi="Times New Roman" w:cs="Times New Roman"/>
          <w:i/>
          <w:iCs/>
          <w:color w:val="0070C0"/>
          <w:highlight w:val="white"/>
        </w:rPr>
        <w:t>s</w:t>
      </w:r>
      <w:r w:rsidR="00A5493E" w:rsidRPr="004B660F">
        <w:rPr>
          <w:rFonts w:ascii="Times New Roman" w:hAnsi="Times New Roman" w:cs="Times New Roman"/>
          <w:i/>
          <w:iCs/>
          <w:color w:val="0070C0"/>
          <w:highlight w:val="white"/>
        </w:rPr>
        <w:t>hort_</w:t>
      </w:r>
      <w:r w:rsidR="00525BD2">
        <w:rPr>
          <w:rFonts w:ascii="Times New Roman" w:hAnsi="Times New Roman" w:cs="Times New Roman"/>
          <w:i/>
          <w:iCs/>
          <w:color w:val="0070C0"/>
          <w:highlight w:val="white"/>
        </w:rPr>
        <w:t>c</w:t>
      </w:r>
      <w:r w:rsidR="00A5493E" w:rsidRPr="004B660F">
        <w:rPr>
          <w:rFonts w:ascii="Times New Roman" w:hAnsi="Times New Roman" w:cs="Times New Roman"/>
          <w:i/>
          <w:iCs/>
          <w:color w:val="0070C0"/>
          <w:highlight w:val="white"/>
        </w:rPr>
        <w:t>ircuit_</w:t>
      </w:r>
      <w:r w:rsidR="00525BD2">
        <w:rPr>
          <w:rFonts w:ascii="Times New Roman" w:hAnsi="Times New Roman" w:cs="Times New Roman"/>
          <w:i/>
          <w:iCs/>
          <w:color w:val="0070C0"/>
          <w:highlight w:val="white"/>
        </w:rPr>
        <w:t>d</w:t>
      </w:r>
      <w:r w:rsidR="00A5493E" w:rsidRPr="004B660F">
        <w:rPr>
          <w:rFonts w:ascii="Times New Roman" w:hAnsi="Times New Roman" w:cs="Times New Roman"/>
          <w:i/>
          <w:iCs/>
          <w:color w:val="0070C0"/>
          <w:highlight w:val="white"/>
        </w:rPr>
        <w:t>ynamic_</w:t>
      </w:r>
      <w:r w:rsidR="00525BD2">
        <w:rPr>
          <w:rFonts w:ascii="Times New Roman" w:hAnsi="Times New Roman" w:cs="Times New Roman"/>
          <w:i/>
          <w:iCs/>
          <w:color w:val="0070C0"/>
          <w:highlight w:val="white"/>
        </w:rPr>
        <w:t>a</w:t>
      </w:r>
      <w:r w:rsidR="00A5493E" w:rsidRPr="004B660F">
        <w:rPr>
          <w:rFonts w:ascii="Times New Roman" w:hAnsi="Times New Roman" w:cs="Times New Roman"/>
          <w:i/>
          <w:iCs/>
          <w:color w:val="0070C0"/>
          <w:highlight w:val="white"/>
        </w:rPr>
        <w:t>nalysis</w:t>
      </w:r>
      <w:proofErr w:type="spellEnd"/>
      <w:r w:rsidR="007F7380" w:rsidRPr="004B660F">
        <w:rPr>
          <w:rFonts w:ascii="Times New Roman" w:hAnsi="Times New Roman" w:cs="Times New Roman"/>
          <w:i/>
          <w:iCs/>
          <w:color w:val="000000" w:themeColor="text1"/>
          <w:highlight w:val="white"/>
        </w:rPr>
        <w:t>.</w:t>
      </w:r>
      <w:r w:rsidR="003E7169" w:rsidRPr="004B660F">
        <w:rPr>
          <w:rFonts w:ascii="Times New Roman" w:hAnsi="Times New Roman" w:cs="Times New Roman"/>
          <w:i/>
          <w:iCs/>
          <w:color w:val="000000" w:themeColor="text1"/>
          <w:highlight w:val="white"/>
        </w:rPr>
        <w:t xml:space="preserve"> </w:t>
      </w:r>
      <w:r w:rsidR="005E511E" w:rsidRPr="004B660F">
        <w:rPr>
          <w:rFonts w:ascii="Times New Roman" w:hAnsi="Times New Roman" w:cs="Times New Roman"/>
        </w:rPr>
        <w:t>We apply a slightly different rule for this variable:</w:t>
      </w:r>
      <w:r w:rsidR="003E7169" w:rsidRPr="004B660F">
        <w:rPr>
          <w:rFonts w:ascii="Times New Roman" w:hAnsi="Times New Roman" w:cs="Times New Roman"/>
          <w:i/>
          <w:iCs/>
          <w:color w:val="000000" w:themeColor="text1"/>
          <w:highlight w:val="white"/>
        </w:rPr>
        <w:t xml:space="preserve"> </w:t>
      </w:r>
      <w:r w:rsidR="003E7169" w:rsidRPr="004B660F">
        <w:rPr>
          <w:rFonts w:ascii="Times New Roman" w:hAnsi="Times New Roman" w:cs="Times New Roman"/>
        </w:rPr>
        <w:t xml:space="preserve">if a problem is identified and mitigation </w:t>
      </w:r>
      <w:r w:rsidR="00BC6F18" w:rsidRPr="004B660F">
        <w:rPr>
          <w:rFonts w:ascii="Times New Roman" w:hAnsi="Times New Roman" w:cs="Times New Roman"/>
        </w:rPr>
        <w:t xml:space="preserve">by the generator </w:t>
      </w:r>
      <w:r w:rsidR="003E7169" w:rsidRPr="004B660F">
        <w:rPr>
          <w:rFonts w:ascii="Times New Roman" w:hAnsi="Times New Roman" w:cs="Times New Roman"/>
        </w:rPr>
        <w:t xml:space="preserve">is required, we record </w:t>
      </w:r>
      <w:r w:rsidR="003E7169" w:rsidRPr="004B660F">
        <w:rPr>
          <w:rStyle w:val="Strong"/>
          <w:rFonts w:ascii="Times New Roman" w:hAnsi="Times New Roman" w:cs="Times New Roman"/>
          <w:b w:val="0"/>
          <w:bCs w:val="0"/>
        </w:rPr>
        <w:t>"Yes"</w:t>
      </w:r>
      <w:r w:rsidR="003E7169" w:rsidRPr="004B660F">
        <w:rPr>
          <w:rFonts w:ascii="Times New Roman" w:hAnsi="Times New Roman" w:cs="Times New Roman"/>
        </w:rPr>
        <w:t xml:space="preserve">; if </w:t>
      </w:r>
      <w:r w:rsidR="00BC6F18" w:rsidRPr="004B660F">
        <w:rPr>
          <w:rFonts w:ascii="Times New Roman" w:hAnsi="Times New Roman" w:cs="Times New Roman"/>
        </w:rPr>
        <w:t>no</w:t>
      </w:r>
      <w:r w:rsidR="003E7169" w:rsidRPr="004B660F">
        <w:rPr>
          <w:rFonts w:ascii="Times New Roman" w:hAnsi="Times New Roman" w:cs="Times New Roman"/>
        </w:rPr>
        <w:t xml:space="preserve"> problem is identified </w:t>
      </w:r>
      <w:r w:rsidR="00BC6F18" w:rsidRPr="004B660F">
        <w:rPr>
          <w:rFonts w:ascii="Times New Roman" w:hAnsi="Times New Roman" w:cs="Times New Roman"/>
        </w:rPr>
        <w:t xml:space="preserve">or a problem is identified </w:t>
      </w:r>
      <w:r w:rsidR="003E7169" w:rsidRPr="004B660F">
        <w:rPr>
          <w:rFonts w:ascii="Times New Roman" w:hAnsi="Times New Roman" w:cs="Times New Roman"/>
        </w:rPr>
        <w:t xml:space="preserve">but mitigation by the </w:t>
      </w:r>
      <w:r w:rsidR="00BC6F18" w:rsidRPr="004B660F">
        <w:rPr>
          <w:rFonts w:ascii="Times New Roman" w:hAnsi="Times New Roman" w:cs="Times New Roman"/>
        </w:rPr>
        <w:t>generator is not required</w:t>
      </w:r>
      <w:r w:rsidR="003E7169" w:rsidRPr="004B660F">
        <w:rPr>
          <w:rFonts w:ascii="Times New Roman" w:hAnsi="Times New Roman" w:cs="Times New Roman"/>
        </w:rPr>
        <w:t xml:space="preserve">, we record </w:t>
      </w:r>
      <w:r w:rsidR="003E7169" w:rsidRPr="004B660F">
        <w:rPr>
          <w:rStyle w:val="Strong"/>
          <w:rFonts w:ascii="Times New Roman" w:hAnsi="Times New Roman" w:cs="Times New Roman"/>
          <w:b w:val="0"/>
          <w:bCs w:val="0"/>
        </w:rPr>
        <w:t>"None"</w:t>
      </w:r>
      <w:r w:rsidR="003E7169" w:rsidRPr="004B660F">
        <w:rPr>
          <w:rFonts w:ascii="Times New Roman" w:hAnsi="Times New Roman" w:cs="Times New Roman"/>
        </w:rPr>
        <w:t xml:space="preserve">; and if the test is not performed, we record the value as </w:t>
      </w:r>
      <w:r w:rsidR="003E7169" w:rsidRPr="004B660F">
        <w:rPr>
          <w:rStyle w:val="Strong"/>
          <w:rFonts w:ascii="Times New Roman" w:hAnsi="Times New Roman" w:cs="Times New Roman"/>
          <w:b w:val="0"/>
          <w:bCs w:val="0"/>
        </w:rPr>
        <w:t>missing</w:t>
      </w:r>
      <w:r w:rsidR="003E7169" w:rsidRPr="004B660F">
        <w:rPr>
          <w:rFonts w:ascii="Times New Roman" w:hAnsi="Times New Roman" w:cs="Times New Roman"/>
        </w:rPr>
        <w:t>.</w:t>
      </w:r>
    </w:p>
    <w:p w14:paraId="14D981DF" w14:textId="77777777" w:rsidR="007F7380" w:rsidRPr="004B660F" w:rsidRDefault="007F7380" w:rsidP="008A1280">
      <w:pPr>
        <w:shd w:val="clear" w:color="auto" w:fill="FFFFFF"/>
        <w:spacing w:line="240" w:lineRule="auto"/>
        <w:rPr>
          <w:rFonts w:ascii="Times New Roman" w:hAnsi="Times New Roman" w:cs="Times New Roman"/>
          <w:color w:val="000000" w:themeColor="text1"/>
          <w:sz w:val="24"/>
          <w:szCs w:val="24"/>
          <w:highlight w:val="white"/>
        </w:rPr>
      </w:pPr>
    </w:p>
    <w:p w14:paraId="1E2CD2AB" w14:textId="77777777" w:rsidR="00A15CD5" w:rsidRPr="004B660F" w:rsidRDefault="00A15CD5" w:rsidP="008A1280">
      <w:pPr>
        <w:shd w:val="clear" w:color="auto" w:fill="FFFFFF"/>
        <w:spacing w:line="240" w:lineRule="auto"/>
        <w:rPr>
          <w:rFonts w:ascii="Times New Roman" w:hAnsi="Times New Roman" w:cs="Times New Roman"/>
          <w:b/>
          <w:bCs/>
          <w:color w:val="0070C0"/>
          <w:sz w:val="24"/>
          <w:szCs w:val="24"/>
          <w:highlight w:val="white"/>
        </w:rPr>
      </w:pPr>
    </w:p>
    <w:p w14:paraId="098ABBFD" w14:textId="70155365" w:rsidR="00CD22E5" w:rsidRPr="004B660F" w:rsidRDefault="003E7169" w:rsidP="008A1280">
      <w:pPr>
        <w:shd w:val="clear" w:color="auto" w:fill="FFFFFF"/>
        <w:spacing w:line="240" w:lineRule="auto"/>
        <w:rPr>
          <w:rFonts w:ascii="Times New Roman" w:hAnsi="Times New Roman" w:cs="Times New Roman"/>
          <w:b/>
          <w:bCs/>
          <w:color w:val="0070C0"/>
          <w:sz w:val="24"/>
          <w:szCs w:val="24"/>
          <w:highlight w:val="white"/>
        </w:rPr>
      </w:pPr>
      <w:r w:rsidRPr="004B660F">
        <w:rPr>
          <w:rFonts w:ascii="Times New Roman" w:hAnsi="Times New Roman" w:cs="Times New Roman"/>
          <w:b/>
          <w:bCs/>
          <w:color w:val="0070C0"/>
          <w:sz w:val="24"/>
          <w:szCs w:val="24"/>
          <w:highlight w:val="white"/>
        </w:rPr>
        <w:t xml:space="preserve">New Infrastructure: </w:t>
      </w:r>
    </w:p>
    <w:p w14:paraId="4D87F595" w14:textId="49CCB7B8" w:rsidR="003E7169" w:rsidRPr="004B660F" w:rsidRDefault="00A7442E" w:rsidP="008A1280">
      <w:pPr>
        <w:spacing w:before="100" w:beforeAutospacing="1" w:after="100" w:afterAutospacing="1" w:line="240" w:lineRule="auto"/>
        <w:rPr>
          <w:rFonts w:ascii="Times New Roman" w:eastAsia="Times New Roman" w:hAnsi="Times New Roman" w:cs="Times New Roman"/>
          <w:lang w:val="en-US" w:eastAsia="zh-CN"/>
        </w:rPr>
      </w:pPr>
      <w:r>
        <w:rPr>
          <w:rFonts w:ascii="Times New Roman" w:hAnsi="Times New Roman" w:cs="Times New Roman"/>
          <w:color w:val="000000" w:themeColor="text1"/>
          <w:highlight w:val="white"/>
        </w:rPr>
        <w:t>The engineering studies may identify</w:t>
      </w:r>
      <w:r w:rsidR="003E7169" w:rsidRPr="004B660F">
        <w:rPr>
          <w:rFonts w:ascii="Times New Roman" w:hAnsi="Times New Roman" w:cs="Times New Roman"/>
          <w:color w:val="000000" w:themeColor="text1"/>
          <w:highlight w:val="white"/>
        </w:rPr>
        <w:t xml:space="preserve"> new electrical infrastructure, such as substations or circuit breakers</w:t>
      </w:r>
      <w:r>
        <w:rPr>
          <w:rFonts w:ascii="Times New Roman" w:hAnsi="Times New Roman" w:cs="Times New Roman"/>
          <w:color w:val="000000" w:themeColor="text1"/>
          <w:highlight w:val="white"/>
        </w:rPr>
        <w:t>, that the generator is required to construct</w:t>
      </w:r>
      <w:r w:rsidR="003E7169" w:rsidRPr="004B660F">
        <w:rPr>
          <w:rFonts w:ascii="Times New Roman" w:hAnsi="Times New Roman" w:cs="Times New Roman"/>
          <w:color w:val="000000" w:themeColor="text1"/>
          <w:highlight w:val="white"/>
        </w:rPr>
        <w:t>.</w:t>
      </w:r>
      <w:r w:rsidR="00CD22E5" w:rsidRPr="004B660F">
        <w:rPr>
          <w:rFonts w:ascii="Times New Roman" w:hAnsi="Times New Roman" w:cs="Times New Roman"/>
          <w:color w:val="000000" w:themeColor="text1"/>
          <w:highlight w:val="white"/>
        </w:rPr>
        <w:t xml:space="preserve"> </w:t>
      </w:r>
      <w:proofErr w:type="gramStart"/>
      <w:r w:rsidR="00CD22E5" w:rsidRPr="004B660F">
        <w:rPr>
          <w:rFonts w:ascii="Times New Roman" w:hAnsi="Times New Roman" w:cs="Times New Roman"/>
          <w:color w:val="000000" w:themeColor="text1"/>
          <w:highlight w:val="white"/>
        </w:rPr>
        <w:t>A</w:t>
      </w:r>
      <w:r w:rsidR="005E511E" w:rsidRPr="004B660F">
        <w:rPr>
          <w:rFonts w:ascii="Times New Roman" w:hAnsi="Times New Roman" w:cs="Times New Roman"/>
          <w:color w:val="000000" w:themeColor="text1"/>
          <w:highlight w:val="white"/>
        </w:rPr>
        <w:t>s a</w:t>
      </w:r>
      <w:r w:rsidR="00CD22E5" w:rsidRPr="004B660F">
        <w:rPr>
          <w:rFonts w:ascii="Times New Roman" w:hAnsi="Times New Roman" w:cs="Times New Roman"/>
          <w:color w:val="000000" w:themeColor="text1"/>
          <w:highlight w:val="white"/>
        </w:rPr>
        <w:t xml:space="preserve"> general rule</w:t>
      </w:r>
      <w:proofErr w:type="gramEnd"/>
      <w:r w:rsidR="005E511E" w:rsidRPr="004B660F">
        <w:rPr>
          <w:rFonts w:ascii="Times New Roman" w:hAnsi="Times New Roman" w:cs="Times New Roman"/>
          <w:color w:val="000000" w:themeColor="text1"/>
          <w:highlight w:val="white"/>
        </w:rPr>
        <w:t>: we</w:t>
      </w:r>
      <w:r w:rsidR="00CD22E5" w:rsidRPr="004B660F">
        <w:rPr>
          <w:rFonts w:ascii="Times New Roman" w:hAnsi="Times New Roman" w:cs="Times New Roman"/>
          <w:color w:val="000000" w:themeColor="text1"/>
          <w:highlight w:val="white"/>
        </w:rPr>
        <w:t xml:space="preserve"> record “Yes” if new infrastructure need</w:t>
      </w:r>
      <w:r w:rsidR="00D739C8" w:rsidRPr="004B660F">
        <w:rPr>
          <w:rFonts w:ascii="Times New Roman" w:hAnsi="Times New Roman" w:cs="Times New Roman"/>
          <w:color w:val="000000" w:themeColor="text1"/>
          <w:highlight w:val="white"/>
        </w:rPr>
        <w:t>s</w:t>
      </w:r>
      <w:r w:rsidR="00CD22E5" w:rsidRPr="004B660F">
        <w:rPr>
          <w:rFonts w:ascii="Times New Roman" w:hAnsi="Times New Roman" w:cs="Times New Roman"/>
          <w:color w:val="000000" w:themeColor="text1"/>
          <w:highlight w:val="white"/>
        </w:rPr>
        <w:t xml:space="preserve"> to be construct</w:t>
      </w:r>
      <w:r w:rsidR="00D739C8" w:rsidRPr="004B660F">
        <w:rPr>
          <w:rFonts w:ascii="Times New Roman" w:hAnsi="Times New Roman" w:cs="Times New Roman"/>
          <w:color w:val="000000" w:themeColor="text1"/>
          <w:highlight w:val="white"/>
        </w:rPr>
        <w:t>ed</w:t>
      </w:r>
      <w:r w:rsidR="005F0D49" w:rsidRPr="004B660F">
        <w:rPr>
          <w:rFonts w:ascii="Times New Roman" w:hAnsi="Times New Roman" w:cs="Times New Roman"/>
          <w:color w:val="000000" w:themeColor="text1"/>
          <w:highlight w:val="white"/>
        </w:rPr>
        <w:t xml:space="preserve">, and “No” if does not. </w:t>
      </w:r>
      <w:r w:rsidR="00216E3C" w:rsidRPr="004B660F">
        <w:rPr>
          <w:rFonts w:ascii="Times New Roman" w:hAnsi="Times New Roman" w:cs="Times New Roman"/>
        </w:rPr>
        <w:t>However, exceptions apply: In a Feasibility or Impact Study, if the system reinforcement section indicates the need to build a new substation or circuit (with shared costs), but this requirement is not mentioned in the attachment facility section, the direct connection section</w:t>
      </w:r>
      <w:ins w:id="6" w:author="Sarah Johnston" w:date="2025-05-11T23:06:00Z" w16du:dateUtc="2025-05-12T04:06:00Z">
        <w:r w:rsidR="000B300E">
          <w:rPr>
            <w:rFonts w:ascii="Times New Roman" w:hAnsi="Times New Roman" w:cs="Times New Roman"/>
          </w:rPr>
          <w:t>,</w:t>
        </w:r>
      </w:ins>
      <w:r w:rsidR="00216E3C" w:rsidRPr="004B660F">
        <w:rPr>
          <w:rFonts w:ascii="Times New Roman" w:hAnsi="Times New Roman" w:cs="Times New Roman"/>
        </w:rPr>
        <w:t xml:space="preserve"> or the indirect connection section, the case is classified as "No"</w:t>
      </w:r>
      <w:r w:rsidR="000B300E">
        <w:rPr>
          <w:rFonts w:ascii="Times New Roman" w:hAnsi="Times New Roman" w:cs="Times New Roman"/>
        </w:rPr>
        <w:t>. We classify it as no</w:t>
      </w:r>
      <w:r w:rsidR="00216E3C" w:rsidRPr="004B660F">
        <w:rPr>
          <w:rFonts w:ascii="Times New Roman" w:hAnsi="Times New Roman" w:cs="Times New Roman"/>
        </w:rPr>
        <w:t xml:space="preserve"> because the </w:t>
      </w:r>
      <w:r w:rsidR="00D739C8" w:rsidRPr="004B660F">
        <w:rPr>
          <w:rFonts w:ascii="Times New Roman" w:hAnsi="Times New Roman" w:cs="Times New Roman"/>
        </w:rPr>
        <w:t xml:space="preserve">generator </w:t>
      </w:r>
      <w:r w:rsidR="00216E3C" w:rsidRPr="004B660F">
        <w:rPr>
          <w:rFonts w:ascii="Times New Roman" w:hAnsi="Times New Roman" w:cs="Times New Roman"/>
        </w:rPr>
        <w:t>may not ultimately be responsible for the cost of the infrastructure. I</w:t>
      </w:r>
      <w:r w:rsidR="00216E3C" w:rsidRPr="004B660F">
        <w:rPr>
          <w:rFonts w:ascii="Times New Roman" w:eastAsia="Times New Roman" w:hAnsi="Times New Roman" w:cs="Times New Roman"/>
          <w:lang w:val="en-US" w:eastAsia="zh-CN"/>
        </w:rPr>
        <w:t xml:space="preserve">n contrast, in a Facility Study, if the </w:t>
      </w:r>
      <w:r w:rsidR="00D739C8" w:rsidRPr="004B660F">
        <w:rPr>
          <w:rFonts w:ascii="Times New Roman" w:eastAsia="Times New Roman" w:hAnsi="Times New Roman" w:cs="Times New Roman"/>
          <w:lang w:val="en-US" w:eastAsia="zh-CN"/>
        </w:rPr>
        <w:t xml:space="preserve">generator </w:t>
      </w:r>
      <w:r w:rsidR="00216E3C" w:rsidRPr="004B660F">
        <w:rPr>
          <w:rFonts w:ascii="Times New Roman" w:eastAsia="Times New Roman" w:hAnsi="Times New Roman" w:cs="Times New Roman"/>
          <w:lang w:val="en-US" w:eastAsia="zh-CN"/>
        </w:rPr>
        <w:t>is directly responsible for constructing a new substation or circuit, regardless of whether it is for system reinforcement, the case is classified as "Yes."</w:t>
      </w:r>
    </w:p>
    <w:p w14:paraId="72F6585B" w14:textId="55E52DDE" w:rsidR="003E7169" w:rsidRPr="004B660F" w:rsidRDefault="003E7169" w:rsidP="008A1280">
      <w:pPr>
        <w:numPr>
          <w:ilvl w:val="0"/>
          <w:numId w:val="16"/>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New Substation:</w:t>
      </w:r>
      <w:r w:rsidRPr="004B660F">
        <w:rPr>
          <w:rFonts w:ascii="Times New Roman" w:hAnsi="Times New Roman" w:cs="Times New Roman"/>
          <w:color w:val="0070C0"/>
          <w:highlight w:val="white"/>
        </w:rPr>
        <w:t xml:space="preserve"> </w:t>
      </w:r>
      <w:r w:rsidRPr="004B660F">
        <w:rPr>
          <w:rFonts w:ascii="Times New Roman" w:hAnsi="Times New Roman" w:cs="Times New Roman"/>
        </w:rPr>
        <w:t>We record the variable</w:t>
      </w:r>
      <w:r w:rsidRPr="004B660F">
        <w:rPr>
          <w:rFonts w:ascii="Times New Roman" w:hAnsi="Times New Roman" w:cs="Times New Roman"/>
          <w:color w:val="000000" w:themeColor="text1"/>
          <w:highlight w:val="white"/>
        </w:rPr>
        <w:t xml:space="preserve"> </w:t>
      </w:r>
      <w:proofErr w:type="spellStart"/>
      <w:r w:rsidR="003A2608">
        <w:rPr>
          <w:rFonts w:ascii="Times New Roman" w:hAnsi="Times New Roman" w:cs="Times New Roman"/>
          <w:i/>
          <w:color w:val="0070C0"/>
          <w:highlight w:val="white"/>
        </w:rPr>
        <w:t>n</w:t>
      </w:r>
      <w:r w:rsidRPr="004B660F">
        <w:rPr>
          <w:rFonts w:ascii="Times New Roman" w:hAnsi="Times New Roman" w:cs="Times New Roman"/>
          <w:i/>
          <w:color w:val="0070C0"/>
          <w:highlight w:val="white"/>
        </w:rPr>
        <w:t>ew_</w:t>
      </w:r>
      <w:r w:rsidR="003A2608">
        <w:rPr>
          <w:rFonts w:ascii="Times New Roman" w:hAnsi="Times New Roman" w:cs="Times New Roman"/>
          <w:i/>
          <w:color w:val="0070C0"/>
          <w:highlight w:val="white"/>
        </w:rPr>
        <w:t>s</w:t>
      </w:r>
      <w:r w:rsidRPr="004B660F">
        <w:rPr>
          <w:rFonts w:ascii="Times New Roman" w:hAnsi="Times New Roman" w:cs="Times New Roman"/>
          <w:i/>
          <w:color w:val="0070C0"/>
          <w:highlight w:val="white"/>
        </w:rPr>
        <w:t>ubstation</w:t>
      </w:r>
      <w:proofErr w:type="spellEnd"/>
      <w:r w:rsidRPr="004B660F">
        <w:rPr>
          <w:rFonts w:ascii="Times New Roman" w:hAnsi="Times New Roman" w:cs="Times New Roman"/>
          <w:color w:val="0070C0"/>
          <w:highlight w:val="white"/>
        </w:rPr>
        <w:t xml:space="preserve"> </w:t>
      </w:r>
      <w:r w:rsidRPr="004B660F">
        <w:rPr>
          <w:rFonts w:ascii="Times New Roman" w:hAnsi="Times New Roman" w:cs="Times New Roman"/>
          <w:color w:val="000000" w:themeColor="text1"/>
          <w:highlight w:val="white"/>
        </w:rPr>
        <w:t xml:space="preserve">as "Yes" if the interconnection </w:t>
      </w:r>
      <w:r w:rsidR="003A2608">
        <w:rPr>
          <w:rFonts w:ascii="Times New Roman" w:hAnsi="Times New Roman" w:cs="Times New Roman"/>
          <w:color w:val="000000" w:themeColor="text1"/>
          <w:highlight w:val="white"/>
        </w:rPr>
        <w:t xml:space="preserve">request </w:t>
      </w:r>
      <w:r w:rsidRPr="004B660F">
        <w:rPr>
          <w:rFonts w:ascii="Times New Roman" w:hAnsi="Times New Roman" w:cs="Times New Roman"/>
          <w:color w:val="000000" w:themeColor="text1"/>
          <w:highlight w:val="white"/>
        </w:rPr>
        <w:t>requires constructing any type of new substation, including substations, switching stations, breaker stations, ring bus stations, or switchyards.</w:t>
      </w:r>
    </w:p>
    <w:p w14:paraId="126E6A3B" w14:textId="77777777" w:rsidR="007F7380" w:rsidRPr="004B660F" w:rsidRDefault="007F7380" w:rsidP="008A1280">
      <w:pPr>
        <w:shd w:val="clear" w:color="auto" w:fill="FFFFFF"/>
        <w:spacing w:line="240" w:lineRule="auto"/>
        <w:rPr>
          <w:rFonts w:ascii="Times New Roman" w:hAnsi="Times New Roman" w:cs="Times New Roman"/>
          <w:color w:val="000000" w:themeColor="text1"/>
          <w:sz w:val="24"/>
          <w:szCs w:val="24"/>
          <w:highlight w:val="white"/>
        </w:rPr>
      </w:pPr>
    </w:p>
    <w:p w14:paraId="7FF0EE60" w14:textId="05825A68" w:rsidR="0090323C" w:rsidRPr="004B660F" w:rsidRDefault="003E7169" w:rsidP="008A1280">
      <w:pPr>
        <w:numPr>
          <w:ilvl w:val="0"/>
          <w:numId w:val="16"/>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New Circuit Breaker:</w:t>
      </w:r>
      <w:r w:rsidRPr="004B660F">
        <w:rPr>
          <w:rFonts w:ascii="Times New Roman" w:hAnsi="Times New Roman" w:cs="Times New Roman"/>
          <w:color w:val="0070C0"/>
          <w:highlight w:val="white"/>
        </w:rPr>
        <w:t xml:space="preserve"> </w:t>
      </w:r>
      <w:r w:rsidRPr="004B660F">
        <w:rPr>
          <w:rFonts w:ascii="Times New Roman" w:hAnsi="Times New Roman" w:cs="Times New Roman"/>
          <w:color w:val="000000" w:themeColor="text1"/>
          <w:highlight w:val="white"/>
        </w:rPr>
        <w:t xml:space="preserve">We record the variable </w:t>
      </w:r>
      <w:proofErr w:type="spellStart"/>
      <w:r w:rsidR="003A2608" w:rsidRPr="00A15CD5">
        <w:rPr>
          <w:rFonts w:ascii="Times New Roman" w:hAnsi="Times New Roman" w:cs="Times New Roman"/>
          <w:i/>
          <w:color w:val="0070C0"/>
          <w:highlight w:val="white"/>
        </w:rPr>
        <w:t>n</w:t>
      </w:r>
      <w:r w:rsidR="0090323C" w:rsidRPr="00A15CD5">
        <w:rPr>
          <w:rFonts w:ascii="Times New Roman" w:hAnsi="Times New Roman" w:cs="Times New Roman"/>
          <w:i/>
          <w:color w:val="0070C0"/>
          <w:highlight w:val="white"/>
        </w:rPr>
        <w:t>ew_</w:t>
      </w:r>
      <w:r w:rsidR="003A2608" w:rsidRPr="00A15CD5">
        <w:rPr>
          <w:rFonts w:ascii="Times New Roman" w:hAnsi="Times New Roman" w:cs="Times New Roman"/>
          <w:i/>
          <w:color w:val="0070C0"/>
          <w:highlight w:val="white"/>
        </w:rPr>
        <w:t>c</w:t>
      </w:r>
      <w:r w:rsidR="0090323C" w:rsidRPr="00A15CD5">
        <w:rPr>
          <w:rFonts w:ascii="Times New Roman" w:hAnsi="Times New Roman" w:cs="Times New Roman"/>
          <w:i/>
          <w:color w:val="0070C0"/>
          <w:highlight w:val="white"/>
        </w:rPr>
        <w:t>ircuit_</w:t>
      </w:r>
      <w:r w:rsidR="003A2608" w:rsidRPr="00A15CD5">
        <w:rPr>
          <w:rFonts w:ascii="Times New Roman" w:hAnsi="Times New Roman" w:cs="Times New Roman"/>
          <w:i/>
          <w:color w:val="0070C0"/>
          <w:highlight w:val="white"/>
        </w:rPr>
        <w:t>b</w:t>
      </w:r>
      <w:r w:rsidR="0090323C" w:rsidRPr="00A15CD5">
        <w:rPr>
          <w:rFonts w:ascii="Times New Roman" w:hAnsi="Times New Roman" w:cs="Times New Roman"/>
          <w:i/>
          <w:color w:val="0070C0"/>
          <w:highlight w:val="white"/>
        </w:rPr>
        <w:t>reaker</w:t>
      </w:r>
      <w:proofErr w:type="spellEnd"/>
      <w:r w:rsidR="0090323C" w:rsidRPr="004B660F">
        <w:rPr>
          <w:rFonts w:ascii="Times New Roman" w:hAnsi="Times New Roman" w:cs="Times New Roman"/>
          <w:color w:val="000000" w:themeColor="text1"/>
          <w:highlight w:val="white"/>
        </w:rPr>
        <w:t xml:space="preserve"> as “Yes” if the </w:t>
      </w:r>
      <w:r w:rsidR="003A2608">
        <w:rPr>
          <w:rFonts w:ascii="Times New Roman" w:hAnsi="Times New Roman" w:cs="Times New Roman"/>
          <w:color w:val="000000" w:themeColor="text1"/>
          <w:highlight w:val="white"/>
        </w:rPr>
        <w:t xml:space="preserve">request </w:t>
      </w:r>
      <w:r w:rsidR="0090323C" w:rsidRPr="004B660F">
        <w:rPr>
          <w:rFonts w:ascii="Times New Roman" w:hAnsi="Times New Roman" w:cs="Times New Roman"/>
          <w:color w:val="000000" w:themeColor="text1"/>
          <w:highlight w:val="white"/>
        </w:rPr>
        <w:t xml:space="preserve">requires constructing a new circuit breaker. </w:t>
      </w:r>
    </w:p>
    <w:p w14:paraId="0B631CCD" w14:textId="77777777" w:rsidR="0090323C" w:rsidRPr="004B660F" w:rsidRDefault="0090323C" w:rsidP="008A1280">
      <w:pPr>
        <w:shd w:val="clear" w:color="auto" w:fill="FFFFFF"/>
        <w:spacing w:line="240" w:lineRule="auto"/>
        <w:rPr>
          <w:rFonts w:ascii="Times New Roman" w:hAnsi="Times New Roman" w:cs="Times New Roman"/>
          <w:color w:val="000000" w:themeColor="text1"/>
          <w:sz w:val="24"/>
          <w:szCs w:val="24"/>
          <w:highlight w:val="white"/>
        </w:rPr>
      </w:pPr>
    </w:p>
    <w:p w14:paraId="22799BC5" w14:textId="77777777" w:rsidR="00A15CD5" w:rsidRPr="004B660F" w:rsidRDefault="00A15CD5" w:rsidP="008A1280">
      <w:pPr>
        <w:shd w:val="clear" w:color="auto" w:fill="FFFFFF"/>
        <w:spacing w:line="240" w:lineRule="auto"/>
        <w:rPr>
          <w:rFonts w:ascii="Times New Roman" w:hAnsi="Times New Roman" w:cs="Times New Roman"/>
          <w:b/>
          <w:bCs/>
          <w:color w:val="0070C0"/>
          <w:sz w:val="24"/>
          <w:szCs w:val="24"/>
          <w:highlight w:val="white"/>
        </w:rPr>
      </w:pPr>
    </w:p>
    <w:p w14:paraId="219A94AC" w14:textId="366FD101" w:rsidR="003E0C0F" w:rsidRPr="004B660F" w:rsidRDefault="003E0C0F" w:rsidP="008A1280">
      <w:pPr>
        <w:shd w:val="clear" w:color="auto" w:fill="FFFFFF"/>
        <w:spacing w:line="240" w:lineRule="auto"/>
        <w:rPr>
          <w:rFonts w:ascii="Times New Roman" w:hAnsi="Times New Roman" w:cs="Times New Roman"/>
          <w:b/>
          <w:bCs/>
          <w:color w:val="0070C0"/>
          <w:sz w:val="24"/>
          <w:szCs w:val="24"/>
          <w:highlight w:val="white"/>
        </w:rPr>
      </w:pPr>
      <w:r w:rsidRPr="004B660F">
        <w:rPr>
          <w:rFonts w:ascii="Times New Roman" w:hAnsi="Times New Roman" w:cs="Times New Roman"/>
          <w:b/>
          <w:bCs/>
          <w:color w:val="0070C0"/>
          <w:sz w:val="24"/>
          <w:szCs w:val="24"/>
          <w:highlight w:val="white"/>
        </w:rPr>
        <w:t>Previous</w:t>
      </w:r>
      <w:r w:rsidR="001479F0">
        <w:rPr>
          <w:rFonts w:ascii="Times New Roman" w:hAnsi="Times New Roman" w:cs="Times New Roman"/>
          <w:b/>
          <w:bCs/>
          <w:color w:val="0070C0"/>
          <w:sz w:val="24"/>
          <w:szCs w:val="24"/>
          <w:highlight w:val="white"/>
        </w:rPr>
        <w:t>ly</w:t>
      </w:r>
      <w:r w:rsidRPr="004B660F">
        <w:rPr>
          <w:rFonts w:ascii="Times New Roman" w:hAnsi="Times New Roman" w:cs="Times New Roman"/>
          <w:b/>
          <w:bCs/>
          <w:color w:val="0070C0"/>
          <w:sz w:val="24"/>
          <w:szCs w:val="24"/>
          <w:highlight w:val="white"/>
        </w:rPr>
        <w:t xml:space="preserve"> Complet</w:t>
      </w:r>
      <w:r w:rsidR="00C572F7">
        <w:rPr>
          <w:rFonts w:ascii="Times New Roman" w:hAnsi="Times New Roman" w:cs="Times New Roman"/>
          <w:b/>
          <w:bCs/>
          <w:color w:val="0070C0"/>
          <w:sz w:val="24"/>
          <w:szCs w:val="24"/>
          <w:highlight w:val="white"/>
        </w:rPr>
        <w:t>ed Interconnection Requests</w:t>
      </w:r>
      <w:r w:rsidRPr="004B660F">
        <w:rPr>
          <w:rFonts w:ascii="Times New Roman" w:hAnsi="Times New Roman" w:cs="Times New Roman"/>
          <w:b/>
          <w:bCs/>
          <w:color w:val="0070C0"/>
          <w:sz w:val="24"/>
          <w:szCs w:val="24"/>
          <w:highlight w:val="white"/>
        </w:rPr>
        <w:t xml:space="preserve">: </w:t>
      </w:r>
    </w:p>
    <w:p w14:paraId="056A4032" w14:textId="77777777" w:rsidR="003E0C0F" w:rsidRPr="004B660F" w:rsidRDefault="003E0C0F" w:rsidP="008A1280">
      <w:pPr>
        <w:shd w:val="clear" w:color="auto" w:fill="FFFFFF"/>
        <w:spacing w:line="240" w:lineRule="auto"/>
        <w:rPr>
          <w:rFonts w:ascii="Times New Roman" w:hAnsi="Times New Roman" w:cs="Times New Roman"/>
          <w:b/>
          <w:bCs/>
          <w:color w:val="0070C0"/>
          <w:sz w:val="24"/>
          <w:szCs w:val="24"/>
          <w:highlight w:val="white"/>
        </w:rPr>
      </w:pPr>
    </w:p>
    <w:p w14:paraId="3319F278" w14:textId="7204E88B" w:rsidR="00216E3C" w:rsidRPr="00321721" w:rsidRDefault="003E0C0F" w:rsidP="008A1280">
      <w:pPr>
        <w:shd w:val="clear" w:color="auto" w:fill="FFFFFF"/>
        <w:spacing w:line="240" w:lineRule="auto"/>
        <w:rPr>
          <w:rFonts w:ascii="Times New Roman" w:hAnsi="Times New Roman" w:cs="Times New Roman"/>
          <w:color w:val="000000" w:themeColor="text1"/>
          <w:sz w:val="24"/>
          <w:szCs w:val="24"/>
        </w:rPr>
      </w:pPr>
      <w:r w:rsidRPr="004B660F">
        <w:rPr>
          <w:rFonts w:ascii="Times New Roman" w:hAnsi="Times New Roman" w:cs="Times New Roman"/>
          <w:color w:val="000000" w:themeColor="text1"/>
        </w:rPr>
        <w:t>We construct a set of variables that capture information about the most recently completed</w:t>
      </w:r>
      <w:r w:rsidR="004572FB">
        <w:rPr>
          <w:rFonts w:ascii="Times New Roman" w:hAnsi="Times New Roman" w:cs="Times New Roman"/>
          <w:color w:val="000000" w:themeColor="text1"/>
        </w:rPr>
        <w:t>, nearby</w:t>
      </w:r>
      <w:r w:rsidRPr="004B660F">
        <w:rPr>
          <w:rFonts w:ascii="Times New Roman" w:hAnsi="Times New Roman" w:cs="Times New Roman"/>
          <w:color w:val="000000" w:themeColor="text1"/>
        </w:rPr>
        <w:t xml:space="preserve"> </w:t>
      </w:r>
      <w:r w:rsidR="00D9621F" w:rsidRPr="004B660F">
        <w:rPr>
          <w:rFonts w:ascii="Times New Roman" w:hAnsi="Times New Roman" w:cs="Times New Roman"/>
          <w:color w:val="000000" w:themeColor="text1"/>
        </w:rPr>
        <w:t>request</w:t>
      </w:r>
      <w:r w:rsidRPr="004B660F">
        <w:rPr>
          <w:rFonts w:ascii="Times New Roman" w:hAnsi="Times New Roman" w:cs="Times New Roman"/>
          <w:color w:val="000000" w:themeColor="text1"/>
        </w:rPr>
        <w:t xml:space="preserve">. For each </w:t>
      </w:r>
      <w:r w:rsidR="00D9621F" w:rsidRPr="004B660F">
        <w:rPr>
          <w:rFonts w:ascii="Times New Roman" w:hAnsi="Times New Roman" w:cs="Times New Roman"/>
          <w:color w:val="000000" w:themeColor="text1"/>
        </w:rPr>
        <w:t>request</w:t>
      </w:r>
      <w:r w:rsidRPr="004B660F">
        <w:rPr>
          <w:rFonts w:ascii="Times New Roman" w:hAnsi="Times New Roman" w:cs="Times New Roman"/>
          <w:color w:val="000000" w:themeColor="text1"/>
        </w:rPr>
        <w:t xml:space="preserve">, we identify the latest </w:t>
      </w:r>
      <w:r w:rsidR="00D9621F" w:rsidRPr="004B660F">
        <w:rPr>
          <w:rFonts w:ascii="Times New Roman" w:hAnsi="Times New Roman" w:cs="Times New Roman"/>
          <w:color w:val="000000" w:themeColor="text1"/>
        </w:rPr>
        <w:t xml:space="preserve">interconnection request that began operation </w:t>
      </w:r>
      <w:r w:rsidRPr="004B660F">
        <w:rPr>
          <w:rFonts w:ascii="Times New Roman" w:hAnsi="Times New Roman" w:cs="Times New Roman"/>
          <w:color w:val="000000" w:themeColor="text1"/>
        </w:rPr>
        <w:t xml:space="preserve">before the issue date of the current study, within a specified geographic region. From that nearby </w:t>
      </w:r>
      <w:r w:rsidR="00D9621F" w:rsidRPr="004B660F">
        <w:rPr>
          <w:rFonts w:ascii="Times New Roman" w:hAnsi="Times New Roman" w:cs="Times New Roman"/>
          <w:color w:val="000000" w:themeColor="text1"/>
        </w:rPr>
        <w:t>generator</w:t>
      </w:r>
      <w:r w:rsidRPr="004B660F">
        <w:rPr>
          <w:rFonts w:ascii="Times New Roman" w:hAnsi="Times New Roman" w:cs="Times New Roman"/>
          <w:color w:val="000000" w:themeColor="text1"/>
        </w:rPr>
        <w:t>, we extract and record both the total interconnection cost on a per-MW basis</w:t>
      </w:r>
      <w:r w:rsidR="005E511E" w:rsidRPr="004B660F">
        <w:rPr>
          <w:rFonts w:ascii="Times New Roman" w:hAnsi="Times New Roman" w:cs="Times New Roman"/>
          <w:color w:val="000000" w:themeColor="text1"/>
        </w:rPr>
        <w:t xml:space="preserve"> </w:t>
      </w:r>
      <w:proofErr w:type="spellStart"/>
      <w:r w:rsidR="003A2608">
        <w:rPr>
          <w:rFonts w:ascii="Times New Roman" w:hAnsi="Times New Roman" w:cs="Times New Roman"/>
          <w:i/>
          <w:iCs/>
          <w:color w:val="0070C0"/>
        </w:rPr>
        <w:t>t</w:t>
      </w:r>
      <w:r w:rsidR="005E511E" w:rsidRPr="004B660F">
        <w:rPr>
          <w:rFonts w:ascii="Times New Roman" w:hAnsi="Times New Roman" w:cs="Times New Roman"/>
          <w:i/>
          <w:iCs/>
          <w:color w:val="0070C0"/>
        </w:rPr>
        <w:t>otal_</w:t>
      </w:r>
      <w:r w:rsidR="003A2608">
        <w:rPr>
          <w:rFonts w:ascii="Times New Roman" w:hAnsi="Times New Roman" w:cs="Times New Roman"/>
          <w:i/>
          <w:iCs/>
          <w:color w:val="0070C0"/>
        </w:rPr>
        <w:t>c</w:t>
      </w:r>
      <w:r w:rsidR="005E511E" w:rsidRPr="004B660F">
        <w:rPr>
          <w:rFonts w:ascii="Times New Roman" w:hAnsi="Times New Roman" w:cs="Times New Roman"/>
          <w:i/>
          <w:iCs/>
          <w:color w:val="0070C0"/>
        </w:rPr>
        <w:t>ost</w:t>
      </w:r>
      <w:r w:rsidR="005C5075">
        <w:rPr>
          <w:rFonts w:ascii="Times New Roman" w:hAnsi="Times New Roman" w:cs="Times New Roman"/>
          <w:i/>
          <w:iCs/>
          <w:color w:val="0070C0"/>
        </w:rPr>
        <w:t>_mw</w:t>
      </w:r>
      <w:proofErr w:type="spellEnd"/>
      <w:r w:rsidRPr="004B660F">
        <w:rPr>
          <w:rFonts w:ascii="Times New Roman" w:hAnsi="Times New Roman" w:cs="Times New Roman"/>
          <w:i/>
          <w:iCs/>
          <w:color w:val="0070C0"/>
        </w:rPr>
        <w:t xml:space="preserve"> </w:t>
      </w:r>
      <w:r w:rsidRPr="004B660F">
        <w:rPr>
          <w:rFonts w:ascii="Times New Roman" w:hAnsi="Times New Roman" w:cs="Times New Roman"/>
          <w:color w:val="000000" w:themeColor="text1"/>
        </w:rPr>
        <w:t xml:space="preserve">and the </w:t>
      </w:r>
      <w:r w:rsidR="00D9621F" w:rsidRPr="004B660F">
        <w:rPr>
          <w:rFonts w:ascii="Times New Roman" w:hAnsi="Times New Roman" w:cs="Times New Roman"/>
          <w:color w:val="000000" w:themeColor="text1"/>
        </w:rPr>
        <w:t>request</w:t>
      </w:r>
      <w:r w:rsidRPr="004B660F">
        <w:rPr>
          <w:rFonts w:ascii="Times New Roman" w:hAnsi="Times New Roman" w:cs="Times New Roman"/>
          <w:color w:val="000000" w:themeColor="text1"/>
        </w:rPr>
        <w:t xml:space="preserve"> size in MW</w:t>
      </w:r>
      <w:r w:rsidR="005E511E" w:rsidRPr="004B660F">
        <w:rPr>
          <w:rFonts w:ascii="Times New Roman" w:hAnsi="Times New Roman" w:cs="Times New Roman"/>
          <w:color w:val="000000" w:themeColor="text1"/>
        </w:rPr>
        <w:t xml:space="preserve"> </w:t>
      </w:r>
      <w:proofErr w:type="spellStart"/>
      <w:r w:rsidR="003A2608">
        <w:rPr>
          <w:rFonts w:ascii="Times New Roman" w:hAnsi="Times New Roman" w:cs="Times New Roman"/>
          <w:i/>
          <w:iCs/>
          <w:color w:val="0070C0"/>
        </w:rPr>
        <w:t>s</w:t>
      </w:r>
      <w:r w:rsidR="005E511E" w:rsidRPr="004B660F">
        <w:rPr>
          <w:rFonts w:ascii="Times New Roman" w:hAnsi="Times New Roman" w:cs="Times New Roman"/>
          <w:i/>
          <w:iCs/>
          <w:color w:val="0070C0"/>
        </w:rPr>
        <w:t>ize_</w:t>
      </w:r>
      <w:r w:rsidR="005C5075">
        <w:rPr>
          <w:rFonts w:ascii="Times New Roman" w:hAnsi="Times New Roman" w:cs="Times New Roman"/>
          <w:i/>
          <w:iCs/>
          <w:color w:val="0070C0"/>
        </w:rPr>
        <w:t>mw</w:t>
      </w:r>
      <w:proofErr w:type="spellEnd"/>
      <w:r w:rsidRPr="004B660F">
        <w:rPr>
          <w:rFonts w:ascii="Times New Roman" w:hAnsi="Times New Roman" w:cs="Times New Roman"/>
          <w:color w:val="000000" w:themeColor="text1"/>
        </w:rPr>
        <w:t xml:space="preserve">. We define "nearby" using five geographic levels: (1) at the same substation, (2) within a 10 km radius, (3) within a 20 km radius, (4) within a 50 km radius, and (5) at the same substation </w:t>
      </w:r>
      <w:r w:rsidR="00A81B82">
        <w:rPr>
          <w:rFonts w:ascii="Times New Roman" w:hAnsi="Times New Roman" w:cs="Times New Roman"/>
          <w:color w:val="000000" w:themeColor="text1"/>
        </w:rPr>
        <w:t>and</w:t>
      </w:r>
      <w:r w:rsidRPr="004B660F">
        <w:rPr>
          <w:rFonts w:ascii="Times New Roman" w:hAnsi="Times New Roman" w:cs="Times New Roman"/>
          <w:color w:val="000000" w:themeColor="text1"/>
        </w:rPr>
        <w:t xml:space="preserve"> within 10 km. </w:t>
      </w:r>
      <w:r w:rsidR="00424ED5" w:rsidRPr="004B660F">
        <w:rPr>
          <w:rFonts w:ascii="Times New Roman" w:hAnsi="Times New Roman" w:cs="Times New Roman"/>
          <w:color w:val="000000" w:themeColor="text1"/>
        </w:rPr>
        <w:t xml:space="preserve">We calculate the distance using </w:t>
      </w:r>
      <w:r w:rsidR="00D9621F" w:rsidRPr="004B660F">
        <w:rPr>
          <w:rFonts w:ascii="Times New Roman" w:hAnsi="Times New Roman" w:cs="Times New Roman"/>
          <w:color w:val="000000" w:themeColor="text1"/>
        </w:rPr>
        <w:t xml:space="preserve">the </w:t>
      </w:r>
      <w:r w:rsidR="00424ED5" w:rsidRPr="00321721">
        <w:rPr>
          <w:rFonts w:ascii="Times New Roman" w:hAnsi="Times New Roman" w:cs="Times New Roman"/>
          <w:color w:val="000000" w:themeColor="text1"/>
        </w:rPr>
        <w:t>coordinates</w:t>
      </w:r>
      <w:r w:rsidR="00D9621F" w:rsidRPr="00321721">
        <w:rPr>
          <w:rFonts w:ascii="Times New Roman" w:hAnsi="Times New Roman" w:cs="Times New Roman"/>
          <w:color w:val="000000" w:themeColor="text1"/>
        </w:rPr>
        <w:t xml:space="preserve"> for the requests</w:t>
      </w:r>
      <w:r w:rsidR="00424ED5" w:rsidRPr="00321721">
        <w:rPr>
          <w:rFonts w:ascii="Times New Roman" w:hAnsi="Times New Roman" w:cs="Times New Roman"/>
          <w:color w:val="000000" w:themeColor="text1"/>
        </w:rPr>
        <w:t xml:space="preserve">. </w:t>
      </w:r>
      <w:r w:rsidRPr="00321721">
        <w:rPr>
          <w:rFonts w:ascii="Times New Roman" w:hAnsi="Times New Roman" w:cs="Times New Roman"/>
          <w:color w:val="000000" w:themeColor="text1"/>
        </w:rPr>
        <w:t>We record the</w:t>
      </w:r>
      <w:r w:rsidR="00424E89" w:rsidRPr="00321721">
        <w:rPr>
          <w:rFonts w:ascii="Times New Roman" w:hAnsi="Times New Roman" w:cs="Times New Roman"/>
          <w:color w:val="000000" w:themeColor="text1"/>
        </w:rPr>
        <w:t>se</w:t>
      </w:r>
      <w:r w:rsidRPr="00321721">
        <w:rPr>
          <w:rFonts w:ascii="Times New Roman" w:hAnsi="Times New Roman" w:cs="Times New Roman"/>
          <w:color w:val="000000" w:themeColor="text1"/>
        </w:rPr>
        <w:t xml:space="preserve"> value</w:t>
      </w:r>
      <w:r w:rsidR="00424E89" w:rsidRPr="00321721">
        <w:rPr>
          <w:rFonts w:ascii="Times New Roman" w:hAnsi="Times New Roman" w:cs="Times New Roman"/>
          <w:color w:val="000000" w:themeColor="text1"/>
        </w:rPr>
        <w:t>s</w:t>
      </w:r>
      <w:r w:rsidRPr="00321721">
        <w:rPr>
          <w:rFonts w:ascii="Times New Roman" w:hAnsi="Times New Roman" w:cs="Times New Roman"/>
          <w:color w:val="000000" w:themeColor="text1"/>
        </w:rPr>
        <w:t xml:space="preserve"> in </w:t>
      </w:r>
      <w:r w:rsidR="00763060" w:rsidRPr="00321721">
        <w:rPr>
          <w:rFonts w:ascii="Times New Roman" w:hAnsi="Times New Roman" w:cs="Times New Roman"/>
          <w:color w:val="000000" w:themeColor="text1"/>
        </w:rPr>
        <w:t xml:space="preserve">the </w:t>
      </w:r>
      <w:r w:rsidRPr="00321721">
        <w:rPr>
          <w:rFonts w:ascii="Times New Roman" w:hAnsi="Times New Roman" w:cs="Times New Roman"/>
          <w:color w:val="000000" w:themeColor="text1"/>
        </w:rPr>
        <w:t>variable</w:t>
      </w:r>
      <w:r w:rsidR="00763060" w:rsidRPr="00321721">
        <w:rPr>
          <w:rFonts w:ascii="Times New Roman" w:hAnsi="Times New Roman" w:cs="Times New Roman"/>
          <w:color w:val="000000" w:themeColor="text1"/>
        </w:rPr>
        <w:t>s</w:t>
      </w:r>
      <w:r w:rsidRPr="00321721">
        <w:rPr>
          <w:rFonts w:ascii="Times New Roman" w:hAnsi="Times New Roman" w:cs="Times New Roman"/>
          <w:color w:val="000000" w:themeColor="text1"/>
        </w:rPr>
        <w:t xml:space="preserve"> </w:t>
      </w:r>
      <w:proofErr w:type="spellStart"/>
      <w:r w:rsidR="003A2608" w:rsidRPr="00321721">
        <w:rPr>
          <w:rFonts w:ascii="Times New Roman" w:hAnsi="Times New Roman" w:cs="Times New Roman"/>
          <w:i/>
          <w:iCs/>
          <w:color w:val="0070C0"/>
        </w:rPr>
        <w:t>p</w:t>
      </w:r>
      <w:r w:rsidRPr="00321721">
        <w:rPr>
          <w:rFonts w:ascii="Times New Roman" w:hAnsi="Times New Roman" w:cs="Times New Roman"/>
          <w:i/>
          <w:iCs/>
          <w:color w:val="0070C0"/>
        </w:rPr>
        <w:t>rev_</w:t>
      </w:r>
      <w:r w:rsidR="003A2608" w:rsidRPr="00321721">
        <w:rPr>
          <w:rFonts w:ascii="Times New Roman" w:hAnsi="Times New Roman" w:cs="Times New Roman"/>
          <w:i/>
          <w:iCs/>
          <w:color w:val="0070C0"/>
        </w:rPr>
        <w:t>c</w:t>
      </w:r>
      <w:r w:rsidRPr="00321721">
        <w:rPr>
          <w:rFonts w:ascii="Times New Roman" w:hAnsi="Times New Roman" w:cs="Times New Roman"/>
          <w:i/>
          <w:iCs/>
          <w:color w:val="0070C0"/>
        </w:rPr>
        <w:t>ost_</w:t>
      </w:r>
      <w:r w:rsidR="003A2608" w:rsidRPr="00321721">
        <w:rPr>
          <w:rFonts w:ascii="Times New Roman" w:hAnsi="Times New Roman" w:cs="Times New Roman"/>
          <w:i/>
          <w:iCs/>
          <w:color w:val="0070C0"/>
        </w:rPr>
        <w:t>s</w:t>
      </w:r>
      <w:r w:rsidRPr="00321721">
        <w:rPr>
          <w:rFonts w:ascii="Times New Roman" w:hAnsi="Times New Roman" w:cs="Times New Roman"/>
          <w:i/>
          <w:iCs/>
          <w:color w:val="0070C0"/>
        </w:rPr>
        <w:t>ub</w:t>
      </w:r>
      <w:proofErr w:type="spellEnd"/>
      <w:r w:rsidRPr="00321721">
        <w:rPr>
          <w:rFonts w:ascii="Times New Roman" w:hAnsi="Times New Roman" w:cs="Times New Roman"/>
          <w:color w:val="0070C0"/>
        </w:rPr>
        <w:t xml:space="preserve"> </w:t>
      </w:r>
      <w:r w:rsidRPr="00321721">
        <w:rPr>
          <w:rFonts w:ascii="Times New Roman" w:hAnsi="Times New Roman" w:cs="Times New Roman"/>
          <w:color w:val="000000" w:themeColor="text1"/>
        </w:rPr>
        <w:t xml:space="preserve">through </w:t>
      </w:r>
      <w:r w:rsidR="003A2608" w:rsidRPr="00321721">
        <w:rPr>
          <w:rFonts w:ascii="Times New Roman" w:hAnsi="Times New Roman" w:cs="Times New Roman"/>
          <w:i/>
          <w:iCs/>
          <w:color w:val="0070C0"/>
        </w:rPr>
        <w:t>p</w:t>
      </w:r>
      <w:r w:rsidRPr="00321721">
        <w:rPr>
          <w:rFonts w:ascii="Times New Roman" w:hAnsi="Times New Roman" w:cs="Times New Roman"/>
          <w:i/>
          <w:iCs/>
          <w:color w:val="0070C0"/>
        </w:rPr>
        <w:t>rev_</w:t>
      </w:r>
      <w:r w:rsidR="003A2608" w:rsidRPr="00321721">
        <w:rPr>
          <w:rFonts w:ascii="Times New Roman" w:hAnsi="Times New Roman" w:cs="Times New Roman"/>
          <w:i/>
          <w:iCs/>
          <w:color w:val="0070C0"/>
        </w:rPr>
        <w:t>s</w:t>
      </w:r>
      <w:r w:rsidRPr="00321721">
        <w:rPr>
          <w:rFonts w:ascii="Times New Roman" w:hAnsi="Times New Roman" w:cs="Times New Roman"/>
          <w:i/>
          <w:iCs/>
          <w:color w:val="0070C0"/>
        </w:rPr>
        <w:t>ize_</w:t>
      </w:r>
      <w:r w:rsidR="003A2608" w:rsidRPr="00321721">
        <w:rPr>
          <w:rFonts w:ascii="Times New Roman" w:hAnsi="Times New Roman" w:cs="Times New Roman"/>
          <w:i/>
          <w:iCs/>
          <w:color w:val="0070C0"/>
        </w:rPr>
        <w:t>s</w:t>
      </w:r>
      <w:r w:rsidRPr="00321721">
        <w:rPr>
          <w:rFonts w:ascii="Times New Roman" w:hAnsi="Times New Roman" w:cs="Times New Roman"/>
          <w:i/>
          <w:iCs/>
          <w:color w:val="0070C0"/>
        </w:rPr>
        <w:t>ub10km</w:t>
      </w:r>
      <w:r w:rsidRPr="00321721">
        <w:rPr>
          <w:rFonts w:ascii="Times New Roman" w:hAnsi="Times New Roman" w:cs="Times New Roman"/>
          <w:color w:val="000000" w:themeColor="text1"/>
        </w:rPr>
        <w:t>.</w:t>
      </w:r>
      <w:r w:rsidR="00321721" w:rsidRPr="00321721">
        <w:rPr>
          <w:rFonts w:ascii="Times New Roman" w:hAnsi="Times New Roman" w:cs="Times New Roman"/>
          <w:color w:val="000000" w:themeColor="text1"/>
          <w:lang w:eastAsia="zh-CN"/>
        </w:rPr>
        <w:t xml:space="preserve"> </w:t>
      </w:r>
      <w:r w:rsidR="00321721" w:rsidRPr="00321721">
        <w:rPr>
          <w:rFonts w:ascii="Times New Roman" w:hAnsi="Times New Roman" w:cs="Times New Roman"/>
          <w:color w:val="000000"/>
        </w:rPr>
        <w:t>All cost values are adjusted for inflation using the Consumer Price Index (CPI) to reflect real 2020 dollars, with the adjustment based on the year the study was issued</w:t>
      </w:r>
    </w:p>
    <w:p w14:paraId="4CFD3FDA" w14:textId="77777777" w:rsidR="00874495" w:rsidRDefault="00874495" w:rsidP="008A1280">
      <w:pPr>
        <w:shd w:val="clear" w:color="auto" w:fill="FFFFFF"/>
        <w:spacing w:line="240" w:lineRule="auto"/>
        <w:rPr>
          <w:rFonts w:ascii="Times New Roman" w:hAnsi="Times New Roman" w:cs="Times New Roman"/>
          <w:color w:val="000000" w:themeColor="text1"/>
          <w:sz w:val="24"/>
          <w:szCs w:val="24"/>
          <w:highlight w:val="white"/>
          <w:lang w:eastAsia="zh-CN"/>
        </w:rPr>
      </w:pPr>
    </w:p>
    <w:p w14:paraId="135E8670" w14:textId="77777777" w:rsidR="00321721" w:rsidRPr="004B660F" w:rsidRDefault="00321721" w:rsidP="008A1280">
      <w:pPr>
        <w:shd w:val="clear" w:color="auto" w:fill="FFFFFF"/>
        <w:spacing w:line="240" w:lineRule="auto"/>
        <w:rPr>
          <w:rFonts w:ascii="Times New Roman" w:hAnsi="Times New Roman" w:cs="Times New Roman"/>
          <w:color w:val="000000" w:themeColor="text1"/>
          <w:sz w:val="24"/>
          <w:szCs w:val="24"/>
          <w:highlight w:val="white"/>
          <w:lang w:eastAsia="zh-CN"/>
        </w:rPr>
      </w:pPr>
    </w:p>
    <w:p w14:paraId="2CB149EE" w14:textId="4A8DF550" w:rsidR="003E0C0F" w:rsidRPr="004B660F" w:rsidRDefault="003E0C0F" w:rsidP="008A1280">
      <w:pPr>
        <w:shd w:val="clear" w:color="auto" w:fill="FFFFFF"/>
        <w:spacing w:line="240" w:lineRule="auto"/>
        <w:rPr>
          <w:rFonts w:ascii="Times New Roman" w:hAnsi="Times New Roman" w:cs="Times New Roman"/>
          <w:b/>
          <w:bCs/>
          <w:color w:val="0070C0"/>
          <w:sz w:val="24"/>
          <w:szCs w:val="24"/>
          <w:highlight w:val="white"/>
        </w:rPr>
      </w:pPr>
      <w:r w:rsidRPr="004B660F">
        <w:rPr>
          <w:rFonts w:ascii="Times New Roman" w:hAnsi="Times New Roman" w:cs="Times New Roman"/>
          <w:b/>
          <w:bCs/>
          <w:color w:val="0070C0"/>
          <w:sz w:val="24"/>
          <w:szCs w:val="24"/>
          <w:highlight w:val="white"/>
        </w:rPr>
        <w:t xml:space="preserve">Queue Size: </w:t>
      </w:r>
    </w:p>
    <w:p w14:paraId="286E02EF" w14:textId="77777777" w:rsidR="003E0C0F" w:rsidRPr="004B660F" w:rsidRDefault="003E0C0F" w:rsidP="008A1280">
      <w:pPr>
        <w:shd w:val="clear" w:color="auto" w:fill="FFFFFF"/>
        <w:spacing w:line="240" w:lineRule="auto"/>
        <w:rPr>
          <w:rFonts w:ascii="Times New Roman" w:hAnsi="Times New Roman" w:cs="Times New Roman"/>
          <w:b/>
          <w:bCs/>
          <w:color w:val="0070C0"/>
          <w:sz w:val="24"/>
          <w:szCs w:val="24"/>
          <w:highlight w:val="white"/>
        </w:rPr>
      </w:pPr>
    </w:p>
    <w:p w14:paraId="1009800F" w14:textId="16DAB527" w:rsidR="003E0C0F" w:rsidRPr="004B660F" w:rsidRDefault="003E0C0F" w:rsidP="008A1280">
      <w:pPr>
        <w:shd w:val="clear" w:color="auto" w:fill="FFFFFF"/>
        <w:spacing w:line="240" w:lineRule="auto"/>
        <w:rPr>
          <w:rFonts w:ascii="Times New Roman" w:hAnsi="Times New Roman" w:cs="Times New Roman"/>
        </w:rPr>
      </w:pPr>
      <w:r w:rsidRPr="004B660F">
        <w:rPr>
          <w:rFonts w:ascii="Times New Roman" w:hAnsi="Times New Roman" w:cs="Times New Roman"/>
        </w:rPr>
        <w:t xml:space="preserve">We construct a set of variables in R </w:t>
      </w:r>
      <w:r w:rsidR="00D11E6E">
        <w:rPr>
          <w:rFonts w:ascii="Times New Roman" w:hAnsi="Times New Roman" w:cs="Times New Roman"/>
        </w:rPr>
        <w:t xml:space="preserve">that </w:t>
      </w:r>
      <w:r w:rsidRPr="004B660F">
        <w:rPr>
          <w:rFonts w:ascii="Times New Roman" w:hAnsi="Times New Roman" w:cs="Times New Roman"/>
        </w:rPr>
        <w:t>indica</w:t>
      </w:r>
      <w:r w:rsidR="00D11E6E">
        <w:rPr>
          <w:rFonts w:ascii="Times New Roman" w:hAnsi="Times New Roman" w:cs="Times New Roman"/>
        </w:rPr>
        <w:t>te</w:t>
      </w:r>
      <w:r w:rsidRPr="004B660F">
        <w:rPr>
          <w:rFonts w:ascii="Times New Roman" w:hAnsi="Times New Roman" w:cs="Times New Roman"/>
        </w:rPr>
        <w:t xml:space="preserve"> the size of the interconnection queue, </w:t>
      </w:r>
      <w:r w:rsidR="00B8006B">
        <w:rPr>
          <w:rFonts w:ascii="Times New Roman" w:hAnsi="Times New Roman" w:cs="Times New Roman"/>
        </w:rPr>
        <w:t xml:space="preserve">measured by the </w:t>
      </w:r>
      <w:r w:rsidRPr="004B660F">
        <w:rPr>
          <w:rFonts w:ascii="Times New Roman" w:hAnsi="Times New Roman" w:cs="Times New Roman"/>
        </w:rPr>
        <w:t xml:space="preserve">number of </w:t>
      </w:r>
      <w:r w:rsidR="00425A01" w:rsidRPr="004B660F">
        <w:rPr>
          <w:rFonts w:ascii="Times New Roman" w:hAnsi="Times New Roman" w:cs="Times New Roman"/>
        </w:rPr>
        <w:t>generators waiting</w:t>
      </w:r>
      <w:r w:rsidRPr="004B660F">
        <w:rPr>
          <w:rFonts w:ascii="Times New Roman" w:hAnsi="Times New Roman" w:cs="Times New Roman"/>
        </w:rPr>
        <w:t xml:space="preserve"> and the total capacity</w:t>
      </w:r>
      <w:r w:rsidR="007417E4">
        <w:rPr>
          <w:rFonts w:ascii="Times New Roman" w:hAnsi="Times New Roman" w:cs="Times New Roman"/>
        </w:rPr>
        <w:t xml:space="preserve"> of waiting generators</w:t>
      </w:r>
      <w:r w:rsidRPr="004B660F">
        <w:rPr>
          <w:rFonts w:ascii="Times New Roman" w:hAnsi="Times New Roman" w:cs="Times New Roman"/>
        </w:rPr>
        <w:t xml:space="preserve"> in MW</w:t>
      </w:r>
      <w:r w:rsidR="005F0D49" w:rsidRPr="004B660F">
        <w:rPr>
          <w:rFonts w:ascii="Times New Roman" w:hAnsi="Times New Roman" w:cs="Times New Roman"/>
        </w:rPr>
        <w:t>.</w:t>
      </w:r>
    </w:p>
    <w:p w14:paraId="095532A1" w14:textId="77777777" w:rsidR="003E0C0F" w:rsidRPr="004B660F" w:rsidRDefault="003E0C0F" w:rsidP="008A1280">
      <w:pPr>
        <w:shd w:val="clear" w:color="auto" w:fill="FFFFFF"/>
        <w:spacing w:line="240" w:lineRule="auto"/>
        <w:rPr>
          <w:rFonts w:ascii="Times New Roman" w:hAnsi="Times New Roman" w:cs="Times New Roman"/>
        </w:rPr>
      </w:pPr>
    </w:p>
    <w:p w14:paraId="0166884A" w14:textId="3D40A79C" w:rsidR="00747721" w:rsidRPr="004B660F" w:rsidRDefault="003E0C0F" w:rsidP="008A1280">
      <w:pPr>
        <w:numPr>
          <w:ilvl w:val="0"/>
          <w:numId w:val="19"/>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Queue Size at entry:</w:t>
      </w:r>
      <w:r w:rsidRPr="004B660F">
        <w:rPr>
          <w:rFonts w:ascii="Times New Roman" w:hAnsi="Times New Roman" w:cs="Times New Roman"/>
          <w:color w:val="0070C0"/>
          <w:highlight w:val="white"/>
        </w:rPr>
        <w:t xml:space="preserve"> </w:t>
      </w:r>
      <w:r w:rsidR="00747721" w:rsidRPr="004B660F">
        <w:rPr>
          <w:rFonts w:ascii="Times New Roman" w:hAnsi="Times New Roman" w:cs="Times New Roman"/>
        </w:rPr>
        <w:t xml:space="preserve">We calculate the size of the interconnection queue at the year-month </w:t>
      </w:r>
      <w:r w:rsidR="003F1F6F" w:rsidRPr="004B660F">
        <w:rPr>
          <w:rFonts w:ascii="Times New Roman" w:hAnsi="Times New Roman" w:cs="Times New Roman"/>
        </w:rPr>
        <w:t xml:space="preserve">of the date the request for interconnection was submitted. </w:t>
      </w:r>
      <w:r w:rsidR="00747721" w:rsidRPr="004B660F">
        <w:rPr>
          <w:rFonts w:ascii="Times New Roman" w:hAnsi="Times New Roman" w:cs="Times New Roman"/>
        </w:rPr>
        <w:t xml:space="preserve">The number of </w:t>
      </w:r>
      <w:r w:rsidR="003F1F6F" w:rsidRPr="004B660F">
        <w:rPr>
          <w:rFonts w:ascii="Times New Roman" w:hAnsi="Times New Roman" w:cs="Times New Roman"/>
        </w:rPr>
        <w:t>generators</w:t>
      </w:r>
      <w:r w:rsidR="00747721" w:rsidRPr="004B660F">
        <w:rPr>
          <w:rFonts w:ascii="Times New Roman" w:hAnsi="Times New Roman" w:cs="Times New Roman"/>
        </w:rPr>
        <w:t xml:space="preserve"> is recorded in </w:t>
      </w:r>
      <w:r w:rsidR="003F1F6F" w:rsidRPr="004B660F">
        <w:rPr>
          <w:rFonts w:ascii="Times New Roman" w:hAnsi="Times New Roman" w:cs="Times New Roman"/>
        </w:rPr>
        <w:t xml:space="preserve">the </w:t>
      </w:r>
      <w:r w:rsidRPr="004B660F">
        <w:rPr>
          <w:rFonts w:ascii="Times New Roman" w:hAnsi="Times New Roman" w:cs="Times New Roman"/>
        </w:rPr>
        <w:t xml:space="preserve">variable </w:t>
      </w:r>
      <w:proofErr w:type="spellStart"/>
      <w:r w:rsidR="003A2608">
        <w:rPr>
          <w:rFonts w:ascii="Times New Roman" w:hAnsi="Times New Roman" w:cs="Times New Roman"/>
          <w:i/>
          <w:iCs/>
          <w:color w:val="0070C0"/>
        </w:rPr>
        <w:t>q</w:t>
      </w:r>
      <w:r w:rsidRPr="004B660F">
        <w:rPr>
          <w:rFonts w:ascii="Times New Roman" w:hAnsi="Times New Roman" w:cs="Times New Roman"/>
          <w:i/>
          <w:iCs/>
          <w:color w:val="0070C0"/>
        </w:rPr>
        <w:t>ueue_</w:t>
      </w:r>
      <w:r w:rsidR="003A2608">
        <w:rPr>
          <w:rFonts w:ascii="Times New Roman" w:hAnsi="Times New Roman" w:cs="Times New Roman"/>
          <w:i/>
          <w:iCs/>
          <w:color w:val="0070C0"/>
        </w:rPr>
        <w:t>s</w:t>
      </w:r>
      <w:r w:rsidRPr="004B660F">
        <w:rPr>
          <w:rFonts w:ascii="Times New Roman" w:hAnsi="Times New Roman" w:cs="Times New Roman"/>
          <w:i/>
          <w:iCs/>
          <w:color w:val="0070C0"/>
        </w:rPr>
        <w:t>ize_at</w:t>
      </w:r>
      <w:r w:rsidR="005C5075">
        <w:rPr>
          <w:rFonts w:ascii="Times New Roman" w:hAnsi="Times New Roman" w:cs="Times New Roman"/>
          <w:i/>
          <w:iCs/>
          <w:color w:val="0070C0"/>
        </w:rPr>
        <w:t>_</w:t>
      </w:r>
      <w:r w:rsidR="003A2608">
        <w:rPr>
          <w:rFonts w:ascii="Times New Roman" w:hAnsi="Times New Roman" w:cs="Times New Roman"/>
          <w:i/>
          <w:iCs/>
          <w:color w:val="0070C0"/>
        </w:rPr>
        <w:t>q</w:t>
      </w:r>
      <w:r w:rsidRPr="004B660F">
        <w:rPr>
          <w:rFonts w:ascii="Times New Roman" w:hAnsi="Times New Roman" w:cs="Times New Roman"/>
          <w:i/>
          <w:iCs/>
          <w:color w:val="0070C0"/>
        </w:rPr>
        <w:t>ueue</w:t>
      </w:r>
      <w:proofErr w:type="spellEnd"/>
      <w:r w:rsidR="00747721" w:rsidRPr="004B660F">
        <w:rPr>
          <w:rFonts w:ascii="Times New Roman" w:hAnsi="Times New Roman" w:cs="Times New Roman"/>
        </w:rPr>
        <w:t xml:space="preserve">, and the total capacity in MW is recorded in </w:t>
      </w:r>
      <w:r w:rsidR="003F1F6F" w:rsidRPr="004B660F">
        <w:rPr>
          <w:rFonts w:ascii="Times New Roman" w:hAnsi="Times New Roman" w:cs="Times New Roman"/>
        </w:rPr>
        <w:t xml:space="preserve">the variable </w:t>
      </w:r>
      <w:proofErr w:type="spellStart"/>
      <w:r w:rsidR="003A2608">
        <w:rPr>
          <w:rFonts w:ascii="Times New Roman" w:hAnsi="Times New Roman" w:cs="Times New Roman"/>
          <w:i/>
          <w:iCs/>
          <w:color w:val="0070C0"/>
        </w:rPr>
        <w:t>q</w:t>
      </w:r>
      <w:r w:rsidRPr="004B660F">
        <w:rPr>
          <w:rFonts w:ascii="Times New Roman" w:hAnsi="Times New Roman" w:cs="Times New Roman"/>
          <w:i/>
          <w:iCs/>
          <w:color w:val="0070C0"/>
        </w:rPr>
        <w:t>ueue_</w:t>
      </w:r>
      <w:r w:rsidR="003A2608">
        <w:rPr>
          <w:rFonts w:ascii="Times New Roman" w:hAnsi="Times New Roman" w:cs="Times New Roman"/>
          <w:i/>
          <w:iCs/>
          <w:color w:val="0070C0"/>
        </w:rPr>
        <w:t>s</w:t>
      </w:r>
      <w:r w:rsidRPr="004B660F">
        <w:rPr>
          <w:rFonts w:ascii="Times New Roman" w:hAnsi="Times New Roman" w:cs="Times New Roman"/>
          <w:i/>
          <w:iCs/>
          <w:color w:val="0070C0"/>
        </w:rPr>
        <w:t>izeMW_at</w:t>
      </w:r>
      <w:r w:rsidR="005C5075">
        <w:rPr>
          <w:rFonts w:ascii="Times New Roman" w:hAnsi="Times New Roman" w:cs="Times New Roman"/>
          <w:i/>
          <w:iCs/>
          <w:color w:val="0070C0"/>
        </w:rPr>
        <w:t>_</w:t>
      </w:r>
      <w:r w:rsidR="003A2608">
        <w:rPr>
          <w:rFonts w:ascii="Times New Roman" w:hAnsi="Times New Roman" w:cs="Times New Roman"/>
          <w:i/>
          <w:iCs/>
          <w:color w:val="0070C0"/>
        </w:rPr>
        <w:t>q</w:t>
      </w:r>
      <w:r w:rsidRPr="004B660F">
        <w:rPr>
          <w:rFonts w:ascii="Times New Roman" w:hAnsi="Times New Roman" w:cs="Times New Roman"/>
          <w:i/>
          <w:iCs/>
          <w:color w:val="0070C0"/>
        </w:rPr>
        <w:t>ueue</w:t>
      </w:r>
      <w:proofErr w:type="spellEnd"/>
      <w:r w:rsidRPr="004B660F">
        <w:rPr>
          <w:rFonts w:ascii="Times New Roman" w:hAnsi="Times New Roman" w:cs="Times New Roman"/>
        </w:rPr>
        <w:t xml:space="preserve">. </w:t>
      </w:r>
      <w:r w:rsidR="00747721" w:rsidRPr="004B660F">
        <w:rPr>
          <w:rFonts w:ascii="Times New Roman" w:hAnsi="Times New Roman" w:cs="Times New Roman"/>
        </w:rPr>
        <w:t>We also disaggregate the size of the interconnection queue by fuel type and record the</w:t>
      </w:r>
      <w:r w:rsidR="004653F5" w:rsidRPr="004B660F">
        <w:rPr>
          <w:rFonts w:ascii="Times New Roman" w:hAnsi="Times New Roman" w:cs="Times New Roman"/>
        </w:rPr>
        <w:t>se</w:t>
      </w:r>
      <w:r w:rsidR="00747721" w:rsidRPr="004B660F">
        <w:rPr>
          <w:rFonts w:ascii="Times New Roman" w:hAnsi="Times New Roman" w:cs="Times New Roman"/>
        </w:rPr>
        <w:t xml:space="preserve"> values in </w:t>
      </w:r>
      <w:r w:rsidR="003F1F6F" w:rsidRPr="004B660F">
        <w:rPr>
          <w:rFonts w:ascii="Times New Roman" w:hAnsi="Times New Roman" w:cs="Times New Roman"/>
        </w:rPr>
        <w:t xml:space="preserve">the </w:t>
      </w:r>
      <w:r w:rsidR="00747721" w:rsidRPr="004B660F">
        <w:rPr>
          <w:rFonts w:ascii="Times New Roman" w:hAnsi="Times New Roman" w:cs="Times New Roman"/>
        </w:rPr>
        <w:t>corresponding variables.</w:t>
      </w:r>
    </w:p>
    <w:p w14:paraId="2D199BB1" w14:textId="348311D8" w:rsidR="003E0C0F" w:rsidRPr="004B660F" w:rsidRDefault="003E0C0F" w:rsidP="008A1280">
      <w:pPr>
        <w:numPr>
          <w:ilvl w:val="0"/>
          <w:numId w:val="19"/>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Queue Size at first study issuance:</w:t>
      </w:r>
      <w:r w:rsidRPr="004B660F">
        <w:rPr>
          <w:rFonts w:ascii="Times New Roman" w:hAnsi="Times New Roman" w:cs="Times New Roman"/>
          <w:color w:val="000000" w:themeColor="text1"/>
          <w:highlight w:val="white"/>
        </w:rPr>
        <w:t xml:space="preserve"> </w:t>
      </w:r>
      <w:r w:rsidR="00747721" w:rsidRPr="004B660F">
        <w:rPr>
          <w:rFonts w:ascii="Times New Roman" w:hAnsi="Times New Roman" w:cs="Times New Roman"/>
        </w:rPr>
        <w:t xml:space="preserve">We calculate the size of the interconnection queue at the year-month when the </w:t>
      </w:r>
      <w:r w:rsidR="004653F5" w:rsidRPr="004B660F">
        <w:rPr>
          <w:rFonts w:ascii="Times New Roman" w:hAnsi="Times New Roman" w:cs="Times New Roman"/>
        </w:rPr>
        <w:t>generator</w:t>
      </w:r>
      <w:r w:rsidR="00747721" w:rsidRPr="004B660F">
        <w:rPr>
          <w:rFonts w:ascii="Times New Roman" w:hAnsi="Times New Roman" w:cs="Times New Roman"/>
        </w:rPr>
        <w:t xml:space="preserve"> receives its </w:t>
      </w:r>
      <w:r w:rsidR="003A2608">
        <w:rPr>
          <w:rFonts w:ascii="Times New Roman" w:hAnsi="Times New Roman" w:cs="Times New Roman"/>
        </w:rPr>
        <w:t>S</w:t>
      </w:r>
      <w:r w:rsidR="005E511E" w:rsidRPr="004B660F">
        <w:rPr>
          <w:rFonts w:ascii="Times New Roman" w:hAnsi="Times New Roman" w:cs="Times New Roman"/>
        </w:rPr>
        <w:t>tudy 1</w:t>
      </w:r>
      <w:r w:rsidR="00747721" w:rsidRPr="004B660F">
        <w:rPr>
          <w:rFonts w:ascii="Times New Roman" w:hAnsi="Times New Roman" w:cs="Times New Roman"/>
        </w:rPr>
        <w:t>. The number of</w:t>
      </w:r>
      <w:r w:rsidR="003F1F6F" w:rsidRPr="004B660F">
        <w:rPr>
          <w:rFonts w:ascii="Times New Roman" w:hAnsi="Times New Roman" w:cs="Times New Roman"/>
        </w:rPr>
        <w:t xml:space="preserve"> generators</w:t>
      </w:r>
      <w:r w:rsidR="00747721" w:rsidRPr="004B660F">
        <w:rPr>
          <w:rFonts w:ascii="Times New Roman" w:hAnsi="Times New Roman" w:cs="Times New Roman"/>
        </w:rPr>
        <w:t xml:space="preserve"> is recorded in the variable </w:t>
      </w:r>
      <w:r w:rsidR="003A2608">
        <w:rPr>
          <w:rFonts w:ascii="Times New Roman" w:hAnsi="Times New Roman" w:cs="Times New Roman"/>
          <w:i/>
          <w:iCs/>
          <w:color w:val="0070C0"/>
        </w:rPr>
        <w:t>q</w:t>
      </w:r>
      <w:r w:rsidRPr="004B660F">
        <w:rPr>
          <w:rFonts w:ascii="Times New Roman" w:hAnsi="Times New Roman" w:cs="Times New Roman"/>
          <w:i/>
          <w:iCs/>
          <w:color w:val="0070C0"/>
        </w:rPr>
        <w:t>ueue_</w:t>
      </w:r>
      <w:r w:rsidR="003A2608">
        <w:rPr>
          <w:rFonts w:ascii="Times New Roman" w:hAnsi="Times New Roman" w:cs="Times New Roman"/>
          <w:i/>
          <w:iCs/>
          <w:color w:val="0070C0"/>
        </w:rPr>
        <w:t>s</w:t>
      </w:r>
      <w:r w:rsidRPr="004B660F">
        <w:rPr>
          <w:rFonts w:ascii="Times New Roman" w:hAnsi="Times New Roman" w:cs="Times New Roman"/>
          <w:i/>
          <w:iCs/>
          <w:color w:val="0070C0"/>
        </w:rPr>
        <w:t>ize_at</w:t>
      </w:r>
      <w:r w:rsidR="005C5075">
        <w:rPr>
          <w:rFonts w:ascii="Times New Roman" w:hAnsi="Times New Roman" w:cs="Times New Roman"/>
          <w:i/>
          <w:iCs/>
          <w:color w:val="0070C0"/>
        </w:rPr>
        <w:t>_s</w:t>
      </w:r>
      <w:r w:rsidR="005E511E" w:rsidRPr="004B660F">
        <w:rPr>
          <w:rFonts w:ascii="Times New Roman" w:hAnsi="Times New Roman" w:cs="Times New Roman"/>
          <w:i/>
          <w:iCs/>
          <w:color w:val="0070C0"/>
        </w:rPr>
        <w:t>tudy1</w:t>
      </w:r>
      <w:r w:rsidR="00747721" w:rsidRPr="004B660F">
        <w:rPr>
          <w:rFonts w:ascii="Times New Roman" w:hAnsi="Times New Roman" w:cs="Times New Roman"/>
        </w:rPr>
        <w:t xml:space="preserve">, and the total capacity in MW is recorded in </w:t>
      </w:r>
      <w:r w:rsidR="004653F5" w:rsidRPr="004B660F">
        <w:rPr>
          <w:rFonts w:ascii="Times New Roman" w:hAnsi="Times New Roman" w:cs="Times New Roman"/>
        </w:rPr>
        <w:t xml:space="preserve">the variable </w:t>
      </w:r>
      <w:r w:rsidR="003A2608">
        <w:rPr>
          <w:rFonts w:ascii="Times New Roman" w:hAnsi="Times New Roman" w:cs="Times New Roman"/>
          <w:i/>
          <w:iCs/>
          <w:color w:val="0070C0"/>
        </w:rPr>
        <w:t>q</w:t>
      </w:r>
      <w:r w:rsidRPr="004B660F">
        <w:rPr>
          <w:rFonts w:ascii="Times New Roman" w:hAnsi="Times New Roman" w:cs="Times New Roman"/>
          <w:i/>
          <w:iCs/>
          <w:color w:val="0070C0"/>
        </w:rPr>
        <w:t>ueue_</w:t>
      </w:r>
      <w:r w:rsidR="003A2608">
        <w:rPr>
          <w:rFonts w:ascii="Times New Roman" w:hAnsi="Times New Roman" w:cs="Times New Roman"/>
          <w:i/>
          <w:iCs/>
          <w:color w:val="0070C0"/>
        </w:rPr>
        <w:t>s</w:t>
      </w:r>
      <w:r w:rsidRPr="004B660F">
        <w:rPr>
          <w:rFonts w:ascii="Times New Roman" w:hAnsi="Times New Roman" w:cs="Times New Roman"/>
          <w:i/>
          <w:iCs/>
          <w:color w:val="0070C0"/>
        </w:rPr>
        <w:t>izeMW_at</w:t>
      </w:r>
      <w:r w:rsidR="005C5075">
        <w:rPr>
          <w:rFonts w:ascii="Times New Roman" w:hAnsi="Times New Roman" w:cs="Times New Roman"/>
          <w:i/>
          <w:iCs/>
          <w:color w:val="0070C0"/>
        </w:rPr>
        <w:t>_s</w:t>
      </w:r>
      <w:r w:rsidR="005E511E" w:rsidRPr="004B660F">
        <w:rPr>
          <w:rFonts w:ascii="Times New Roman" w:hAnsi="Times New Roman" w:cs="Times New Roman"/>
          <w:i/>
          <w:iCs/>
          <w:color w:val="0070C0"/>
        </w:rPr>
        <w:t>tudy1</w:t>
      </w:r>
      <w:r w:rsidRPr="004B660F">
        <w:rPr>
          <w:rFonts w:ascii="Times New Roman" w:hAnsi="Times New Roman" w:cs="Times New Roman"/>
        </w:rPr>
        <w:t>.</w:t>
      </w:r>
    </w:p>
    <w:p w14:paraId="0DCAB99C" w14:textId="2D832062" w:rsidR="003E0C0F" w:rsidRPr="004B660F" w:rsidRDefault="003E0C0F" w:rsidP="008A1280">
      <w:pPr>
        <w:numPr>
          <w:ilvl w:val="0"/>
          <w:numId w:val="19"/>
        </w:numPr>
        <w:shd w:val="clear" w:color="auto" w:fill="FFFFFF"/>
        <w:spacing w:line="240" w:lineRule="auto"/>
        <w:rPr>
          <w:rFonts w:ascii="Times New Roman" w:hAnsi="Times New Roman" w:cs="Times New Roman"/>
          <w:color w:val="000000" w:themeColor="text1"/>
          <w:highlight w:val="white"/>
        </w:rPr>
      </w:pPr>
      <w:r w:rsidRPr="004B660F">
        <w:rPr>
          <w:rFonts w:ascii="Times New Roman" w:hAnsi="Times New Roman" w:cs="Times New Roman"/>
          <w:b/>
          <w:bCs/>
          <w:color w:val="0070C0"/>
          <w:highlight w:val="white"/>
        </w:rPr>
        <w:t>Queue Size at second study issuance:</w:t>
      </w:r>
      <w:r w:rsidRPr="004B660F">
        <w:rPr>
          <w:rFonts w:ascii="Times New Roman" w:hAnsi="Times New Roman" w:cs="Times New Roman"/>
          <w:color w:val="000000" w:themeColor="text1"/>
          <w:highlight w:val="white"/>
        </w:rPr>
        <w:t xml:space="preserve"> </w:t>
      </w:r>
      <w:r w:rsidR="00747721" w:rsidRPr="004B660F">
        <w:rPr>
          <w:rFonts w:ascii="Times New Roman" w:hAnsi="Times New Roman" w:cs="Times New Roman"/>
        </w:rPr>
        <w:t xml:space="preserve">We calculate the size of the interconnection queue at the year-month when the </w:t>
      </w:r>
      <w:r w:rsidR="004653F5" w:rsidRPr="004B660F">
        <w:rPr>
          <w:rFonts w:ascii="Times New Roman" w:hAnsi="Times New Roman" w:cs="Times New Roman"/>
        </w:rPr>
        <w:t>generator</w:t>
      </w:r>
      <w:r w:rsidR="00747721" w:rsidRPr="004B660F">
        <w:rPr>
          <w:rFonts w:ascii="Times New Roman" w:hAnsi="Times New Roman" w:cs="Times New Roman"/>
        </w:rPr>
        <w:t xml:space="preserve"> receives its </w:t>
      </w:r>
      <w:r w:rsidR="005E511E" w:rsidRPr="004B660F">
        <w:rPr>
          <w:rFonts w:ascii="Times New Roman" w:hAnsi="Times New Roman" w:cs="Times New Roman"/>
        </w:rPr>
        <w:t>study 2</w:t>
      </w:r>
      <w:r w:rsidR="00747721" w:rsidRPr="004B660F">
        <w:rPr>
          <w:rFonts w:ascii="Times New Roman" w:hAnsi="Times New Roman" w:cs="Times New Roman"/>
        </w:rPr>
        <w:t>. The number of projects is recorded in the</w:t>
      </w:r>
      <w:r w:rsidRPr="004B660F">
        <w:rPr>
          <w:rFonts w:ascii="Times New Roman" w:hAnsi="Times New Roman" w:cs="Times New Roman"/>
        </w:rPr>
        <w:t xml:space="preserve"> variable </w:t>
      </w:r>
      <w:r w:rsidR="003A2608">
        <w:rPr>
          <w:rFonts w:ascii="Times New Roman" w:hAnsi="Times New Roman" w:cs="Times New Roman"/>
          <w:i/>
          <w:iCs/>
          <w:color w:val="0070C0"/>
        </w:rPr>
        <w:t>q</w:t>
      </w:r>
      <w:r w:rsidRPr="004B660F">
        <w:rPr>
          <w:rFonts w:ascii="Times New Roman" w:hAnsi="Times New Roman" w:cs="Times New Roman"/>
          <w:i/>
          <w:iCs/>
          <w:color w:val="0070C0"/>
        </w:rPr>
        <w:t>ueue_</w:t>
      </w:r>
      <w:r w:rsidR="003A2608">
        <w:rPr>
          <w:rFonts w:ascii="Times New Roman" w:hAnsi="Times New Roman" w:cs="Times New Roman"/>
          <w:i/>
          <w:iCs/>
          <w:color w:val="0070C0"/>
        </w:rPr>
        <w:t>s</w:t>
      </w:r>
      <w:r w:rsidRPr="004B660F">
        <w:rPr>
          <w:rFonts w:ascii="Times New Roman" w:hAnsi="Times New Roman" w:cs="Times New Roman"/>
          <w:i/>
          <w:iCs/>
          <w:color w:val="0070C0"/>
        </w:rPr>
        <w:t>ize_at</w:t>
      </w:r>
      <w:r w:rsidR="005C5075">
        <w:rPr>
          <w:rFonts w:ascii="Times New Roman" w:hAnsi="Times New Roman" w:cs="Times New Roman"/>
          <w:i/>
          <w:iCs/>
          <w:color w:val="0070C0"/>
        </w:rPr>
        <w:t>_s</w:t>
      </w:r>
      <w:r w:rsidR="005E511E" w:rsidRPr="004B660F">
        <w:rPr>
          <w:rFonts w:ascii="Times New Roman" w:hAnsi="Times New Roman" w:cs="Times New Roman"/>
          <w:i/>
          <w:iCs/>
          <w:color w:val="0070C0"/>
        </w:rPr>
        <w:t>tudy2</w:t>
      </w:r>
      <w:r w:rsidR="00747721" w:rsidRPr="004B660F">
        <w:rPr>
          <w:rFonts w:ascii="Times New Roman" w:hAnsi="Times New Roman" w:cs="Times New Roman"/>
        </w:rPr>
        <w:t xml:space="preserve">, and the total capacity in MW is recorded in </w:t>
      </w:r>
      <w:r w:rsidR="00324FC7" w:rsidRPr="004B660F">
        <w:rPr>
          <w:rFonts w:ascii="Times New Roman" w:hAnsi="Times New Roman" w:cs="Times New Roman"/>
        </w:rPr>
        <w:t xml:space="preserve">the variable </w:t>
      </w:r>
      <w:r w:rsidR="003A2608">
        <w:rPr>
          <w:rFonts w:ascii="Times New Roman" w:hAnsi="Times New Roman" w:cs="Times New Roman"/>
          <w:i/>
          <w:iCs/>
          <w:color w:val="0070C0"/>
        </w:rPr>
        <w:t>q</w:t>
      </w:r>
      <w:r w:rsidRPr="004B660F">
        <w:rPr>
          <w:rFonts w:ascii="Times New Roman" w:hAnsi="Times New Roman" w:cs="Times New Roman"/>
          <w:i/>
          <w:iCs/>
          <w:color w:val="0070C0"/>
        </w:rPr>
        <w:t>ueue_</w:t>
      </w:r>
      <w:r w:rsidR="003A2608">
        <w:rPr>
          <w:rFonts w:ascii="Times New Roman" w:hAnsi="Times New Roman" w:cs="Times New Roman"/>
          <w:i/>
          <w:iCs/>
          <w:color w:val="0070C0"/>
        </w:rPr>
        <w:t>s</w:t>
      </w:r>
      <w:r w:rsidRPr="004B660F">
        <w:rPr>
          <w:rFonts w:ascii="Times New Roman" w:hAnsi="Times New Roman" w:cs="Times New Roman"/>
          <w:i/>
          <w:iCs/>
          <w:color w:val="0070C0"/>
        </w:rPr>
        <w:t>izeMW_at</w:t>
      </w:r>
      <w:r w:rsidR="005C5075">
        <w:rPr>
          <w:rFonts w:ascii="Times New Roman" w:hAnsi="Times New Roman" w:cs="Times New Roman"/>
          <w:i/>
          <w:iCs/>
          <w:color w:val="0070C0"/>
        </w:rPr>
        <w:t>_s</w:t>
      </w:r>
      <w:r w:rsidR="005E511E" w:rsidRPr="004B660F">
        <w:rPr>
          <w:rFonts w:ascii="Times New Roman" w:hAnsi="Times New Roman" w:cs="Times New Roman"/>
          <w:i/>
          <w:iCs/>
          <w:color w:val="0070C0"/>
        </w:rPr>
        <w:t>tudy2</w:t>
      </w:r>
      <w:r w:rsidRPr="004B660F">
        <w:rPr>
          <w:rFonts w:ascii="Times New Roman" w:hAnsi="Times New Roman" w:cs="Times New Roman"/>
        </w:rPr>
        <w:t>.</w:t>
      </w:r>
    </w:p>
    <w:p w14:paraId="5B4E7274" w14:textId="77777777" w:rsidR="007B499F" w:rsidRPr="004B660F" w:rsidRDefault="007B499F" w:rsidP="008A1280">
      <w:pPr>
        <w:shd w:val="clear" w:color="auto" w:fill="FFFFFF"/>
        <w:spacing w:line="240" w:lineRule="auto"/>
        <w:rPr>
          <w:rFonts w:ascii="Times New Roman" w:hAnsi="Times New Roman" w:cs="Times New Roman"/>
          <w:color w:val="000000" w:themeColor="text1"/>
          <w:sz w:val="24"/>
          <w:szCs w:val="24"/>
          <w:highlight w:val="white"/>
        </w:rPr>
      </w:pPr>
    </w:p>
    <w:sectPr w:rsidR="007B499F" w:rsidRPr="004B6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0E92"/>
    <w:multiLevelType w:val="hybridMultilevel"/>
    <w:tmpl w:val="D1FC661A"/>
    <w:lvl w:ilvl="0" w:tplc="5300825E">
      <w:start w:val="1"/>
      <w:numFmt w:val="decimal"/>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75466"/>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9851CF"/>
    <w:multiLevelType w:val="multilevel"/>
    <w:tmpl w:val="EB2ECA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DF052B"/>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8B404D"/>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91E2B8E"/>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34667E"/>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1136F34"/>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E84C41"/>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001DDC"/>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8D01227"/>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32E3FEE"/>
    <w:multiLevelType w:val="multilevel"/>
    <w:tmpl w:val="B906C8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F8B3214"/>
    <w:multiLevelType w:val="multilevel"/>
    <w:tmpl w:val="EB2ECA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6AB68D3"/>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993005"/>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401C68"/>
    <w:multiLevelType w:val="hybridMultilevel"/>
    <w:tmpl w:val="F0E067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7D4539"/>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3F49F0"/>
    <w:multiLevelType w:val="hybridMultilevel"/>
    <w:tmpl w:val="F0E06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E746C3D"/>
    <w:multiLevelType w:val="multilevel"/>
    <w:tmpl w:val="6D887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02250963">
    <w:abstractNumId w:val="11"/>
  </w:num>
  <w:num w:numId="2" w16cid:durableId="147524511">
    <w:abstractNumId w:val="18"/>
  </w:num>
  <w:num w:numId="3" w16cid:durableId="1262032951">
    <w:abstractNumId w:val="12"/>
  </w:num>
  <w:num w:numId="4" w16cid:durableId="884178572">
    <w:abstractNumId w:val="2"/>
  </w:num>
  <w:num w:numId="5" w16cid:durableId="1193572048">
    <w:abstractNumId w:val="15"/>
  </w:num>
  <w:num w:numId="6" w16cid:durableId="1179810548">
    <w:abstractNumId w:val="0"/>
  </w:num>
  <w:num w:numId="7" w16cid:durableId="508637160">
    <w:abstractNumId w:val="4"/>
  </w:num>
  <w:num w:numId="8" w16cid:durableId="831413869">
    <w:abstractNumId w:val="13"/>
  </w:num>
  <w:num w:numId="9" w16cid:durableId="298800789">
    <w:abstractNumId w:val="1"/>
  </w:num>
  <w:num w:numId="10" w16cid:durableId="1658343872">
    <w:abstractNumId w:val="14"/>
  </w:num>
  <w:num w:numId="11" w16cid:durableId="1880315814">
    <w:abstractNumId w:val="7"/>
  </w:num>
  <w:num w:numId="12" w16cid:durableId="556472861">
    <w:abstractNumId w:val="5"/>
  </w:num>
  <w:num w:numId="13" w16cid:durableId="1353072711">
    <w:abstractNumId w:val="17"/>
  </w:num>
  <w:num w:numId="14" w16cid:durableId="732044069">
    <w:abstractNumId w:val="6"/>
  </w:num>
  <w:num w:numId="15" w16cid:durableId="612203888">
    <w:abstractNumId w:val="8"/>
  </w:num>
  <w:num w:numId="16" w16cid:durableId="592595110">
    <w:abstractNumId w:val="10"/>
  </w:num>
  <w:num w:numId="17" w16cid:durableId="1526406234">
    <w:abstractNumId w:val="16"/>
  </w:num>
  <w:num w:numId="18" w16cid:durableId="21324824">
    <w:abstractNumId w:val="3"/>
  </w:num>
  <w:num w:numId="19" w16cid:durableId="70136688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h Johnston">
    <w15:presenceInfo w15:providerId="AD" w15:userId="S::sjohnston3@wisc.edu::42543bf5-0815-4891-bc03-a74748903e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CA"/>
    <w:rsid w:val="00013856"/>
    <w:rsid w:val="000311E3"/>
    <w:rsid w:val="00050681"/>
    <w:rsid w:val="00072850"/>
    <w:rsid w:val="0007368A"/>
    <w:rsid w:val="000743A7"/>
    <w:rsid w:val="000A6A3C"/>
    <w:rsid w:val="000B300E"/>
    <w:rsid w:val="000D1FB5"/>
    <w:rsid w:val="001177DE"/>
    <w:rsid w:val="00143149"/>
    <w:rsid w:val="001479F0"/>
    <w:rsid w:val="001729C9"/>
    <w:rsid w:val="00180C1E"/>
    <w:rsid w:val="00181B3B"/>
    <w:rsid w:val="001A6651"/>
    <w:rsid w:val="001D720E"/>
    <w:rsid w:val="001E0747"/>
    <w:rsid w:val="001E60FF"/>
    <w:rsid w:val="001E74A0"/>
    <w:rsid w:val="001F3138"/>
    <w:rsid w:val="00216E3C"/>
    <w:rsid w:val="00292090"/>
    <w:rsid w:val="00297880"/>
    <w:rsid w:val="002A4BA1"/>
    <w:rsid w:val="002D4473"/>
    <w:rsid w:val="002F270E"/>
    <w:rsid w:val="002F2C03"/>
    <w:rsid w:val="002F6EA5"/>
    <w:rsid w:val="00304274"/>
    <w:rsid w:val="00314790"/>
    <w:rsid w:val="00321721"/>
    <w:rsid w:val="00324FC7"/>
    <w:rsid w:val="00333E42"/>
    <w:rsid w:val="00357D37"/>
    <w:rsid w:val="00365742"/>
    <w:rsid w:val="003A2608"/>
    <w:rsid w:val="003A5779"/>
    <w:rsid w:val="003B493B"/>
    <w:rsid w:val="003B7AC1"/>
    <w:rsid w:val="003C1E01"/>
    <w:rsid w:val="003D6EDD"/>
    <w:rsid w:val="003E0C0F"/>
    <w:rsid w:val="003E4FA5"/>
    <w:rsid w:val="003E5CEF"/>
    <w:rsid w:val="003E7169"/>
    <w:rsid w:val="003F1412"/>
    <w:rsid w:val="003F1F6F"/>
    <w:rsid w:val="003F536E"/>
    <w:rsid w:val="003F7B4F"/>
    <w:rsid w:val="004010A5"/>
    <w:rsid w:val="00424E89"/>
    <w:rsid w:val="00424ED5"/>
    <w:rsid w:val="00425A01"/>
    <w:rsid w:val="00430E4D"/>
    <w:rsid w:val="0045325F"/>
    <w:rsid w:val="004572FB"/>
    <w:rsid w:val="004653F5"/>
    <w:rsid w:val="00471116"/>
    <w:rsid w:val="004914BE"/>
    <w:rsid w:val="004960FD"/>
    <w:rsid w:val="004B2FA0"/>
    <w:rsid w:val="004B660F"/>
    <w:rsid w:val="004C0C2D"/>
    <w:rsid w:val="004C5D2D"/>
    <w:rsid w:val="004D08AC"/>
    <w:rsid w:val="004E36F6"/>
    <w:rsid w:val="004F5A4A"/>
    <w:rsid w:val="0050152E"/>
    <w:rsid w:val="0052418D"/>
    <w:rsid w:val="00525BD2"/>
    <w:rsid w:val="00533823"/>
    <w:rsid w:val="00557F59"/>
    <w:rsid w:val="005849DC"/>
    <w:rsid w:val="0059616E"/>
    <w:rsid w:val="005A163B"/>
    <w:rsid w:val="005B022E"/>
    <w:rsid w:val="005C5075"/>
    <w:rsid w:val="005E4C71"/>
    <w:rsid w:val="005E511E"/>
    <w:rsid w:val="005F0D49"/>
    <w:rsid w:val="00610E68"/>
    <w:rsid w:val="006304AE"/>
    <w:rsid w:val="00642D27"/>
    <w:rsid w:val="00644F0D"/>
    <w:rsid w:val="006520EB"/>
    <w:rsid w:val="0065771F"/>
    <w:rsid w:val="006578C1"/>
    <w:rsid w:val="006614A2"/>
    <w:rsid w:val="006A35C8"/>
    <w:rsid w:val="006A4E41"/>
    <w:rsid w:val="006B3607"/>
    <w:rsid w:val="006C5218"/>
    <w:rsid w:val="006C7860"/>
    <w:rsid w:val="00702D49"/>
    <w:rsid w:val="00706A2C"/>
    <w:rsid w:val="00710EA9"/>
    <w:rsid w:val="00730345"/>
    <w:rsid w:val="007417E4"/>
    <w:rsid w:val="00747721"/>
    <w:rsid w:val="00763060"/>
    <w:rsid w:val="0079286A"/>
    <w:rsid w:val="00793121"/>
    <w:rsid w:val="007B499F"/>
    <w:rsid w:val="007C102B"/>
    <w:rsid w:val="007D1783"/>
    <w:rsid w:val="007D594D"/>
    <w:rsid w:val="007E6515"/>
    <w:rsid w:val="007F7380"/>
    <w:rsid w:val="0080396D"/>
    <w:rsid w:val="00812CA4"/>
    <w:rsid w:val="0081536E"/>
    <w:rsid w:val="00817070"/>
    <w:rsid w:val="0083719A"/>
    <w:rsid w:val="00864EBA"/>
    <w:rsid w:val="00874495"/>
    <w:rsid w:val="008A1280"/>
    <w:rsid w:val="008A2F7F"/>
    <w:rsid w:val="008C51F9"/>
    <w:rsid w:val="008C5EF1"/>
    <w:rsid w:val="008C67C9"/>
    <w:rsid w:val="008F384E"/>
    <w:rsid w:val="008F3B7A"/>
    <w:rsid w:val="0090323C"/>
    <w:rsid w:val="00913273"/>
    <w:rsid w:val="00917610"/>
    <w:rsid w:val="00924911"/>
    <w:rsid w:val="009373FC"/>
    <w:rsid w:val="00956233"/>
    <w:rsid w:val="009C77F3"/>
    <w:rsid w:val="00A0621A"/>
    <w:rsid w:val="00A15CD5"/>
    <w:rsid w:val="00A23385"/>
    <w:rsid w:val="00A235B0"/>
    <w:rsid w:val="00A37553"/>
    <w:rsid w:val="00A4047F"/>
    <w:rsid w:val="00A434C7"/>
    <w:rsid w:val="00A50F41"/>
    <w:rsid w:val="00A5493E"/>
    <w:rsid w:val="00A60D0E"/>
    <w:rsid w:val="00A61056"/>
    <w:rsid w:val="00A7442E"/>
    <w:rsid w:val="00A81B82"/>
    <w:rsid w:val="00A90196"/>
    <w:rsid w:val="00AA50C1"/>
    <w:rsid w:val="00AC26BA"/>
    <w:rsid w:val="00B14B69"/>
    <w:rsid w:val="00B2123C"/>
    <w:rsid w:val="00B22F75"/>
    <w:rsid w:val="00B25AD5"/>
    <w:rsid w:val="00B30915"/>
    <w:rsid w:val="00B3191C"/>
    <w:rsid w:val="00B340B9"/>
    <w:rsid w:val="00B347AE"/>
    <w:rsid w:val="00B440EC"/>
    <w:rsid w:val="00B718B9"/>
    <w:rsid w:val="00B71C7C"/>
    <w:rsid w:val="00B8006B"/>
    <w:rsid w:val="00BC37CA"/>
    <w:rsid w:val="00BC6F18"/>
    <w:rsid w:val="00C104BB"/>
    <w:rsid w:val="00C1480B"/>
    <w:rsid w:val="00C34174"/>
    <w:rsid w:val="00C43818"/>
    <w:rsid w:val="00C572F7"/>
    <w:rsid w:val="00C76AE2"/>
    <w:rsid w:val="00C844C1"/>
    <w:rsid w:val="00C8641D"/>
    <w:rsid w:val="00CC2849"/>
    <w:rsid w:val="00CC5126"/>
    <w:rsid w:val="00CD22E5"/>
    <w:rsid w:val="00CE265B"/>
    <w:rsid w:val="00CE50BD"/>
    <w:rsid w:val="00D0143D"/>
    <w:rsid w:val="00D071C2"/>
    <w:rsid w:val="00D11E6E"/>
    <w:rsid w:val="00D339B0"/>
    <w:rsid w:val="00D34378"/>
    <w:rsid w:val="00D374B0"/>
    <w:rsid w:val="00D739C8"/>
    <w:rsid w:val="00D9621F"/>
    <w:rsid w:val="00DC1104"/>
    <w:rsid w:val="00DC42C1"/>
    <w:rsid w:val="00DD52FD"/>
    <w:rsid w:val="00DF4BDD"/>
    <w:rsid w:val="00DF5A70"/>
    <w:rsid w:val="00E33C8A"/>
    <w:rsid w:val="00E5205F"/>
    <w:rsid w:val="00E805EF"/>
    <w:rsid w:val="00E91CBC"/>
    <w:rsid w:val="00EA738B"/>
    <w:rsid w:val="00EE41F3"/>
    <w:rsid w:val="00EE5242"/>
    <w:rsid w:val="00EE548F"/>
    <w:rsid w:val="00F02498"/>
    <w:rsid w:val="00F035D4"/>
    <w:rsid w:val="00F10E6D"/>
    <w:rsid w:val="00F266A1"/>
    <w:rsid w:val="00F36CD4"/>
    <w:rsid w:val="00F52920"/>
    <w:rsid w:val="00F5742D"/>
    <w:rsid w:val="00F636FA"/>
    <w:rsid w:val="00F70EF5"/>
    <w:rsid w:val="00FA6AF5"/>
    <w:rsid w:val="00FB0DAA"/>
    <w:rsid w:val="00FB2C3E"/>
    <w:rsid w:val="00FC48CD"/>
    <w:rsid w:val="00FE520B"/>
    <w:rsid w:val="00FF2ED0"/>
    <w:rsid w:val="00FF5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D40E6F"/>
  <w15:chartTrackingRefBased/>
  <w15:docId w15:val="{41B7E4B4-0605-C04B-A87D-BF13CE0B2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7CA"/>
    <w:pPr>
      <w:spacing w:after="0" w:line="276" w:lineRule="auto"/>
    </w:pPr>
    <w:rPr>
      <w:rFonts w:ascii="Arial" w:eastAsia="Arial" w:hAnsi="Arial" w:cs="Arial"/>
      <w:kern w:val="0"/>
      <w:sz w:val="22"/>
      <w:szCs w:val="22"/>
      <w:lang w:val="en" w:eastAsia="en-US"/>
      <w14:ligatures w14:val="none"/>
    </w:rPr>
  </w:style>
  <w:style w:type="paragraph" w:styleId="Heading1">
    <w:name w:val="heading 1"/>
    <w:basedOn w:val="Normal"/>
    <w:next w:val="Normal"/>
    <w:link w:val="Heading1Char"/>
    <w:uiPriority w:val="9"/>
    <w:qFormat/>
    <w:rsid w:val="00BC3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7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CA"/>
    <w:rPr>
      <w:rFonts w:eastAsiaTheme="majorEastAsia" w:cstheme="majorBidi"/>
      <w:color w:val="272727" w:themeColor="text1" w:themeTint="D8"/>
    </w:rPr>
  </w:style>
  <w:style w:type="paragraph" w:styleId="Title">
    <w:name w:val="Title"/>
    <w:basedOn w:val="Normal"/>
    <w:next w:val="Normal"/>
    <w:link w:val="TitleChar"/>
    <w:uiPriority w:val="10"/>
    <w:qFormat/>
    <w:rsid w:val="00BC3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CA"/>
    <w:pPr>
      <w:spacing w:before="160"/>
      <w:jc w:val="center"/>
    </w:pPr>
    <w:rPr>
      <w:i/>
      <w:iCs/>
      <w:color w:val="404040" w:themeColor="text1" w:themeTint="BF"/>
    </w:rPr>
  </w:style>
  <w:style w:type="character" w:customStyle="1" w:styleId="QuoteChar">
    <w:name w:val="Quote Char"/>
    <w:basedOn w:val="DefaultParagraphFont"/>
    <w:link w:val="Quote"/>
    <w:uiPriority w:val="29"/>
    <w:rsid w:val="00BC37CA"/>
    <w:rPr>
      <w:i/>
      <w:iCs/>
      <w:color w:val="404040" w:themeColor="text1" w:themeTint="BF"/>
    </w:rPr>
  </w:style>
  <w:style w:type="paragraph" w:styleId="ListParagraph">
    <w:name w:val="List Paragraph"/>
    <w:basedOn w:val="Normal"/>
    <w:uiPriority w:val="34"/>
    <w:qFormat/>
    <w:rsid w:val="00BC37CA"/>
    <w:pPr>
      <w:ind w:left="720"/>
      <w:contextualSpacing/>
    </w:pPr>
  </w:style>
  <w:style w:type="character" w:styleId="IntenseEmphasis">
    <w:name w:val="Intense Emphasis"/>
    <w:basedOn w:val="DefaultParagraphFont"/>
    <w:uiPriority w:val="21"/>
    <w:qFormat/>
    <w:rsid w:val="00BC37CA"/>
    <w:rPr>
      <w:i/>
      <w:iCs/>
      <w:color w:val="0F4761" w:themeColor="accent1" w:themeShade="BF"/>
    </w:rPr>
  </w:style>
  <w:style w:type="paragraph" w:styleId="IntenseQuote">
    <w:name w:val="Intense Quote"/>
    <w:basedOn w:val="Normal"/>
    <w:next w:val="Normal"/>
    <w:link w:val="IntenseQuoteChar"/>
    <w:uiPriority w:val="30"/>
    <w:qFormat/>
    <w:rsid w:val="00BC3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7CA"/>
    <w:rPr>
      <w:i/>
      <w:iCs/>
      <w:color w:val="0F4761" w:themeColor="accent1" w:themeShade="BF"/>
    </w:rPr>
  </w:style>
  <w:style w:type="character" w:styleId="IntenseReference">
    <w:name w:val="Intense Reference"/>
    <w:basedOn w:val="DefaultParagraphFont"/>
    <w:uiPriority w:val="32"/>
    <w:qFormat/>
    <w:rsid w:val="00BC37CA"/>
    <w:rPr>
      <w:b/>
      <w:bCs/>
      <w:smallCaps/>
      <w:color w:val="0F4761" w:themeColor="accent1" w:themeShade="BF"/>
      <w:spacing w:val="5"/>
    </w:rPr>
  </w:style>
  <w:style w:type="character" w:styleId="HTMLCode">
    <w:name w:val="HTML Code"/>
    <w:basedOn w:val="DefaultParagraphFont"/>
    <w:uiPriority w:val="99"/>
    <w:semiHidden/>
    <w:unhideWhenUsed/>
    <w:rsid w:val="003E5CEF"/>
    <w:rPr>
      <w:rFonts w:ascii="Courier New" w:eastAsia="Times New Roman" w:hAnsi="Courier New" w:cs="Courier New"/>
      <w:sz w:val="20"/>
      <w:szCs w:val="20"/>
    </w:rPr>
  </w:style>
  <w:style w:type="character" w:styleId="Strong">
    <w:name w:val="Strong"/>
    <w:basedOn w:val="DefaultParagraphFont"/>
    <w:uiPriority w:val="22"/>
    <w:qFormat/>
    <w:rsid w:val="00A5493E"/>
    <w:rPr>
      <w:b/>
      <w:bCs/>
    </w:rPr>
  </w:style>
  <w:style w:type="paragraph" w:styleId="Revision">
    <w:name w:val="Revision"/>
    <w:hidden/>
    <w:uiPriority w:val="99"/>
    <w:semiHidden/>
    <w:rsid w:val="00864EBA"/>
    <w:pPr>
      <w:spacing w:after="0" w:line="240" w:lineRule="auto"/>
    </w:pPr>
    <w:rPr>
      <w:rFonts w:ascii="Arial" w:eastAsia="Arial" w:hAnsi="Arial" w:cs="Arial"/>
      <w:kern w:val="0"/>
      <w:sz w:val="22"/>
      <w:szCs w:val="22"/>
      <w:lang w:val="en" w:eastAsia="en-US"/>
      <w14:ligatures w14:val="none"/>
    </w:rPr>
  </w:style>
  <w:style w:type="character" w:styleId="CommentReference">
    <w:name w:val="annotation reference"/>
    <w:basedOn w:val="DefaultParagraphFont"/>
    <w:uiPriority w:val="99"/>
    <w:semiHidden/>
    <w:unhideWhenUsed/>
    <w:rsid w:val="00557F59"/>
    <w:rPr>
      <w:sz w:val="16"/>
      <w:szCs w:val="16"/>
    </w:rPr>
  </w:style>
  <w:style w:type="paragraph" w:styleId="CommentText">
    <w:name w:val="annotation text"/>
    <w:basedOn w:val="Normal"/>
    <w:link w:val="CommentTextChar"/>
    <w:uiPriority w:val="99"/>
    <w:semiHidden/>
    <w:unhideWhenUsed/>
    <w:rsid w:val="00557F59"/>
    <w:pPr>
      <w:spacing w:line="240" w:lineRule="auto"/>
    </w:pPr>
    <w:rPr>
      <w:sz w:val="20"/>
      <w:szCs w:val="20"/>
    </w:rPr>
  </w:style>
  <w:style w:type="character" w:customStyle="1" w:styleId="CommentTextChar">
    <w:name w:val="Comment Text Char"/>
    <w:basedOn w:val="DefaultParagraphFont"/>
    <w:link w:val="CommentText"/>
    <w:uiPriority w:val="99"/>
    <w:semiHidden/>
    <w:rsid w:val="00557F59"/>
    <w:rPr>
      <w:rFonts w:ascii="Arial" w:eastAsia="Arial" w:hAnsi="Arial" w:cs="Arial"/>
      <w:kern w:val="0"/>
      <w:sz w:val="20"/>
      <w:szCs w:val="20"/>
      <w:lang w:val="en" w:eastAsia="en-US"/>
      <w14:ligatures w14:val="none"/>
    </w:rPr>
  </w:style>
  <w:style w:type="paragraph" w:styleId="CommentSubject">
    <w:name w:val="annotation subject"/>
    <w:basedOn w:val="CommentText"/>
    <w:next w:val="CommentText"/>
    <w:link w:val="CommentSubjectChar"/>
    <w:uiPriority w:val="99"/>
    <w:semiHidden/>
    <w:unhideWhenUsed/>
    <w:rsid w:val="00557F59"/>
    <w:rPr>
      <w:b/>
      <w:bCs/>
    </w:rPr>
  </w:style>
  <w:style w:type="character" w:customStyle="1" w:styleId="CommentSubjectChar">
    <w:name w:val="Comment Subject Char"/>
    <w:basedOn w:val="CommentTextChar"/>
    <w:link w:val="CommentSubject"/>
    <w:uiPriority w:val="99"/>
    <w:semiHidden/>
    <w:rsid w:val="00557F59"/>
    <w:rPr>
      <w:rFonts w:ascii="Arial" w:eastAsia="Arial" w:hAnsi="Arial" w:cs="Arial"/>
      <w:b/>
      <w:bCs/>
      <w:kern w:val="0"/>
      <w:sz w:val="20"/>
      <w:szCs w:val="20"/>
      <w:lang w:val="en"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42338">
      <w:bodyDiv w:val="1"/>
      <w:marLeft w:val="0"/>
      <w:marRight w:val="0"/>
      <w:marTop w:val="0"/>
      <w:marBottom w:val="0"/>
      <w:divBdr>
        <w:top w:val="none" w:sz="0" w:space="0" w:color="auto"/>
        <w:left w:val="none" w:sz="0" w:space="0" w:color="auto"/>
        <w:bottom w:val="none" w:sz="0" w:space="0" w:color="auto"/>
        <w:right w:val="none" w:sz="0" w:space="0" w:color="auto"/>
      </w:divBdr>
    </w:div>
    <w:div w:id="276062471">
      <w:bodyDiv w:val="1"/>
      <w:marLeft w:val="0"/>
      <w:marRight w:val="0"/>
      <w:marTop w:val="0"/>
      <w:marBottom w:val="0"/>
      <w:divBdr>
        <w:top w:val="none" w:sz="0" w:space="0" w:color="auto"/>
        <w:left w:val="none" w:sz="0" w:space="0" w:color="auto"/>
        <w:bottom w:val="none" w:sz="0" w:space="0" w:color="auto"/>
        <w:right w:val="none" w:sz="0" w:space="0" w:color="auto"/>
      </w:divBdr>
    </w:div>
    <w:div w:id="288975521">
      <w:bodyDiv w:val="1"/>
      <w:marLeft w:val="0"/>
      <w:marRight w:val="0"/>
      <w:marTop w:val="0"/>
      <w:marBottom w:val="0"/>
      <w:divBdr>
        <w:top w:val="none" w:sz="0" w:space="0" w:color="auto"/>
        <w:left w:val="none" w:sz="0" w:space="0" w:color="auto"/>
        <w:bottom w:val="none" w:sz="0" w:space="0" w:color="auto"/>
        <w:right w:val="none" w:sz="0" w:space="0" w:color="auto"/>
      </w:divBdr>
    </w:div>
    <w:div w:id="380058565">
      <w:bodyDiv w:val="1"/>
      <w:marLeft w:val="0"/>
      <w:marRight w:val="0"/>
      <w:marTop w:val="0"/>
      <w:marBottom w:val="0"/>
      <w:divBdr>
        <w:top w:val="none" w:sz="0" w:space="0" w:color="auto"/>
        <w:left w:val="none" w:sz="0" w:space="0" w:color="auto"/>
        <w:bottom w:val="none" w:sz="0" w:space="0" w:color="auto"/>
        <w:right w:val="none" w:sz="0" w:space="0" w:color="auto"/>
      </w:divBdr>
    </w:div>
    <w:div w:id="411005037">
      <w:bodyDiv w:val="1"/>
      <w:marLeft w:val="0"/>
      <w:marRight w:val="0"/>
      <w:marTop w:val="0"/>
      <w:marBottom w:val="0"/>
      <w:divBdr>
        <w:top w:val="none" w:sz="0" w:space="0" w:color="auto"/>
        <w:left w:val="none" w:sz="0" w:space="0" w:color="auto"/>
        <w:bottom w:val="none" w:sz="0" w:space="0" w:color="auto"/>
        <w:right w:val="none" w:sz="0" w:space="0" w:color="auto"/>
      </w:divBdr>
    </w:div>
    <w:div w:id="523909127">
      <w:bodyDiv w:val="1"/>
      <w:marLeft w:val="0"/>
      <w:marRight w:val="0"/>
      <w:marTop w:val="0"/>
      <w:marBottom w:val="0"/>
      <w:divBdr>
        <w:top w:val="none" w:sz="0" w:space="0" w:color="auto"/>
        <w:left w:val="none" w:sz="0" w:space="0" w:color="auto"/>
        <w:bottom w:val="none" w:sz="0" w:space="0" w:color="auto"/>
        <w:right w:val="none" w:sz="0" w:space="0" w:color="auto"/>
      </w:divBdr>
    </w:div>
    <w:div w:id="704332729">
      <w:bodyDiv w:val="1"/>
      <w:marLeft w:val="0"/>
      <w:marRight w:val="0"/>
      <w:marTop w:val="0"/>
      <w:marBottom w:val="0"/>
      <w:divBdr>
        <w:top w:val="none" w:sz="0" w:space="0" w:color="auto"/>
        <w:left w:val="none" w:sz="0" w:space="0" w:color="auto"/>
        <w:bottom w:val="none" w:sz="0" w:space="0" w:color="auto"/>
        <w:right w:val="none" w:sz="0" w:space="0" w:color="auto"/>
      </w:divBdr>
    </w:div>
    <w:div w:id="787238835">
      <w:bodyDiv w:val="1"/>
      <w:marLeft w:val="0"/>
      <w:marRight w:val="0"/>
      <w:marTop w:val="0"/>
      <w:marBottom w:val="0"/>
      <w:divBdr>
        <w:top w:val="none" w:sz="0" w:space="0" w:color="auto"/>
        <w:left w:val="none" w:sz="0" w:space="0" w:color="auto"/>
        <w:bottom w:val="none" w:sz="0" w:space="0" w:color="auto"/>
        <w:right w:val="none" w:sz="0" w:space="0" w:color="auto"/>
      </w:divBdr>
    </w:div>
    <w:div w:id="858815289">
      <w:bodyDiv w:val="1"/>
      <w:marLeft w:val="0"/>
      <w:marRight w:val="0"/>
      <w:marTop w:val="0"/>
      <w:marBottom w:val="0"/>
      <w:divBdr>
        <w:top w:val="none" w:sz="0" w:space="0" w:color="auto"/>
        <w:left w:val="none" w:sz="0" w:space="0" w:color="auto"/>
        <w:bottom w:val="none" w:sz="0" w:space="0" w:color="auto"/>
        <w:right w:val="none" w:sz="0" w:space="0" w:color="auto"/>
      </w:divBdr>
    </w:div>
    <w:div w:id="915473751">
      <w:bodyDiv w:val="1"/>
      <w:marLeft w:val="0"/>
      <w:marRight w:val="0"/>
      <w:marTop w:val="0"/>
      <w:marBottom w:val="0"/>
      <w:divBdr>
        <w:top w:val="none" w:sz="0" w:space="0" w:color="auto"/>
        <w:left w:val="none" w:sz="0" w:space="0" w:color="auto"/>
        <w:bottom w:val="none" w:sz="0" w:space="0" w:color="auto"/>
        <w:right w:val="none" w:sz="0" w:space="0" w:color="auto"/>
      </w:divBdr>
    </w:div>
    <w:div w:id="1126461618">
      <w:bodyDiv w:val="1"/>
      <w:marLeft w:val="0"/>
      <w:marRight w:val="0"/>
      <w:marTop w:val="0"/>
      <w:marBottom w:val="0"/>
      <w:divBdr>
        <w:top w:val="none" w:sz="0" w:space="0" w:color="auto"/>
        <w:left w:val="none" w:sz="0" w:space="0" w:color="auto"/>
        <w:bottom w:val="none" w:sz="0" w:space="0" w:color="auto"/>
        <w:right w:val="none" w:sz="0" w:space="0" w:color="auto"/>
      </w:divBdr>
    </w:div>
    <w:div w:id="1188834884">
      <w:bodyDiv w:val="1"/>
      <w:marLeft w:val="0"/>
      <w:marRight w:val="0"/>
      <w:marTop w:val="0"/>
      <w:marBottom w:val="0"/>
      <w:divBdr>
        <w:top w:val="none" w:sz="0" w:space="0" w:color="auto"/>
        <w:left w:val="none" w:sz="0" w:space="0" w:color="auto"/>
        <w:bottom w:val="none" w:sz="0" w:space="0" w:color="auto"/>
        <w:right w:val="none" w:sz="0" w:space="0" w:color="auto"/>
      </w:divBdr>
    </w:div>
    <w:div w:id="1307784441">
      <w:bodyDiv w:val="1"/>
      <w:marLeft w:val="0"/>
      <w:marRight w:val="0"/>
      <w:marTop w:val="0"/>
      <w:marBottom w:val="0"/>
      <w:divBdr>
        <w:top w:val="none" w:sz="0" w:space="0" w:color="auto"/>
        <w:left w:val="none" w:sz="0" w:space="0" w:color="auto"/>
        <w:bottom w:val="none" w:sz="0" w:space="0" w:color="auto"/>
        <w:right w:val="none" w:sz="0" w:space="0" w:color="auto"/>
      </w:divBdr>
    </w:div>
    <w:div w:id="1369723451">
      <w:bodyDiv w:val="1"/>
      <w:marLeft w:val="0"/>
      <w:marRight w:val="0"/>
      <w:marTop w:val="0"/>
      <w:marBottom w:val="0"/>
      <w:divBdr>
        <w:top w:val="none" w:sz="0" w:space="0" w:color="auto"/>
        <w:left w:val="none" w:sz="0" w:space="0" w:color="auto"/>
        <w:bottom w:val="none" w:sz="0" w:space="0" w:color="auto"/>
        <w:right w:val="none" w:sz="0" w:space="0" w:color="auto"/>
      </w:divBdr>
    </w:div>
    <w:div w:id="1809281926">
      <w:bodyDiv w:val="1"/>
      <w:marLeft w:val="0"/>
      <w:marRight w:val="0"/>
      <w:marTop w:val="0"/>
      <w:marBottom w:val="0"/>
      <w:divBdr>
        <w:top w:val="none" w:sz="0" w:space="0" w:color="auto"/>
        <w:left w:val="none" w:sz="0" w:space="0" w:color="auto"/>
        <w:bottom w:val="none" w:sz="0" w:space="0" w:color="auto"/>
        <w:right w:val="none" w:sz="0" w:space="0" w:color="auto"/>
      </w:divBdr>
    </w:div>
    <w:div w:id="208772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FAAB8-1320-9647-B25F-A3B021F64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3083</Words>
  <Characters>17575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YIFEI LIU</dc:creator>
  <cp:keywords/>
  <dc:description/>
  <cp:lastModifiedBy>YIFEI LIU</cp:lastModifiedBy>
  <cp:revision>2</cp:revision>
  <dcterms:created xsi:type="dcterms:W3CDTF">2025-05-14T18:39:00Z</dcterms:created>
  <dcterms:modified xsi:type="dcterms:W3CDTF">2025-05-14T18:39:00Z</dcterms:modified>
</cp:coreProperties>
</file>